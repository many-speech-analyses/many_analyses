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1440" w:firstLine="720"/>
        <w:rPr>
          <w:color w:val="cc4125"/>
          <w:sz w:val="48"/>
          <w:szCs w:val="48"/>
        </w:rPr>
      </w:pPr>
      <w:r w:rsidDel="00000000" w:rsidR="00000000" w:rsidRPr="00000000">
        <w:rPr>
          <w:color w:val="cc4125"/>
          <w:sz w:val="48"/>
          <w:szCs w:val="48"/>
          <w:rtl w:val="0"/>
        </w:rPr>
        <w:t xml:space="preserve">PLEASE DO NOT MAKE EDITS OR COMMENTS ON THE INTRODUCTION AND METHODS SECTIONS</w:t>
      </w:r>
    </w:p>
    <w:p w:rsidR="00000000" w:rsidDel="00000000" w:rsidP="00000000" w:rsidRDefault="00000000" w:rsidRPr="00000000" w14:paraId="00000002">
      <w:pPr>
        <w:jc w:val="center"/>
        <w:rPr>
          <w:color w:val="990000"/>
        </w:rPr>
      </w:pPr>
      <w:commentRangeStart w:id="0"/>
      <w:r w:rsidDel="00000000" w:rsidR="00000000" w:rsidRPr="00000000">
        <w:rPr>
          <w:color w:val="990000"/>
          <w:rtl w:val="0"/>
        </w:rPr>
        <w:t xml:space="preserve">You can mark typos in the Introduction and Methods sections if you spot them, but we cannot make other changes to those sections.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jc w:val="center"/>
        <w:rPr>
          <w:color w:val="990000"/>
        </w:rPr>
      </w:pPr>
      <w:r w:rsidDel="00000000" w:rsidR="00000000" w:rsidRPr="00000000">
        <w:rPr>
          <w:color w:val="990000"/>
          <w:rtl w:val="0"/>
        </w:rPr>
        <w:t xml:space="preserve">THANKS!</w:t>
      </w:r>
    </w:p>
    <w:p w:rsidR="00000000" w:rsidDel="00000000" w:rsidP="00000000" w:rsidRDefault="00000000" w:rsidRPr="00000000" w14:paraId="00000004">
      <w:pPr>
        <w:jc w:val="center"/>
        <w:rPr>
          <w:b w:val="1"/>
          <w:color w:val="990000"/>
          <w:u w:val="single"/>
        </w:rPr>
      </w:pPr>
      <w:r w:rsidDel="00000000" w:rsidR="00000000" w:rsidRPr="00000000">
        <w:rPr>
          <w:b w:val="1"/>
          <w:color w:val="990000"/>
          <w:u w:val="single"/>
          <w:rtl w:val="0"/>
        </w:rPr>
        <w:t xml:space="preserve">PDF VERSION OF THIS CAN BE FOUND AT</w:t>
      </w:r>
    </w:p>
    <w:p w:rsidR="00000000" w:rsidDel="00000000" w:rsidP="00000000" w:rsidRDefault="00000000" w:rsidRPr="00000000" w14:paraId="00000005">
      <w:pPr>
        <w:jc w:val="center"/>
        <w:rPr>
          <w:color w:val="990000"/>
        </w:rPr>
      </w:pPr>
      <w:hyperlink r:id="rId8">
        <w:r w:rsidDel="00000000" w:rsidR="00000000" w:rsidRPr="00000000">
          <w:rPr>
            <w:color w:val="1155cc"/>
            <w:u w:val="single"/>
            <w:rtl w:val="0"/>
          </w:rPr>
          <w:t xml:space="preserve">https://github.com/many-speech-analyses/many_analyses/blob/main/RR_manuscript/Draft_RR.pdf</w:t>
        </w:r>
      </w:hyperlink>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Multidimensional signals and analytic flexibility: </w:t>
      </w:r>
      <w:commentRangeStart w:id="1"/>
      <w:r w:rsidDel="00000000" w:rsidR="00000000" w:rsidRPr="00000000">
        <w:rPr>
          <w:rtl w:val="0"/>
        </w:rPr>
        <w:t xml:space="preserve">Estimating</w:t>
      </w:r>
      <w:commentRangeEnd w:id="1"/>
      <w:r w:rsidDel="00000000" w:rsidR="00000000" w:rsidRPr="00000000">
        <w:commentReference w:id="1"/>
      </w:r>
      <w:r w:rsidDel="00000000" w:rsidR="00000000" w:rsidRPr="00000000">
        <w:rPr>
          <w:rtl w:val="0"/>
        </w:rPr>
        <w:t xml:space="preserve"> degrees of freedom in human speech analyses</w:t>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Stefano Coretta*, Joseph V. Casillas,</w:t>
      </w:r>
      <w:commentRangeStart w:id="2"/>
      <w:r w:rsidDel="00000000" w:rsidR="00000000" w:rsidRPr="00000000">
        <w:rPr>
          <w:rFonts w:ascii="Cambria" w:cs="Cambria" w:eastAsia="Cambria" w:hAnsi="Cambria"/>
          <w:b w:val="0"/>
          <w:i w:val="0"/>
          <w:smallCaps w:val="0"/>
          <w:strike w:val="0"/>
          <w:color w:val="000000"/>
          <w:sz w:val="24"/>
          <w:szCs w:val="24"/>
          <w:highlight w:val="red"/>
          <w:u w:val="none"/>
          <w:vertAlign w:val="baseline"/>
          <w:rtl w:val="0"/>
        </w:rPr>
        <w:t xml:space="preserve"> </w:t>
      </w:r>
      <w:r w:rsidDel="00000000" w:rsidR="00000000" w:rsidRPr="00000000">
        <w:rPr>
          <w:highlight w:val="red"/>
          <w:rtl w:val="0"/>
        </w:rPr>
        <w:t xml:space="preserve">…</w:t>
      </w:r>
      <w:commentRangeEnd w:id="2"/>
      <w:r w:rsidDel="00000000" w:rsidR="00000000" w:rsidRPr="00000000">
        <w:commentReference w:id="2"/>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Timo B. Roettger</w:t>
      </w:r>
    </w:p>
    <w:p w:rsidR="00000000" w:rsidDel="00000000" w:rsidP="00000000" w:rsidRDefault="00000000" w:rsidRPr="00000000" w14:paraId="00000008">
      <w:pPr>
        <w:keepNext w:val="1"/>
        <w:keepLines w:val="1"/>
        <w:pageBreakBefore w:val="0"/>
        <w:widowControl w:val="1"/>
        <w:pBdr>
          <w:top w:space="0" w:sz="0" w:val="nil"/>
          <w:left w:space="0" w:sz="0" w:val="nil"/>
          <w:bottom w:space="0" w:sz="0" w:val="nil"/>
          <w:right w:space="0" w:sz="0" w:val="nil"/>
          <w:between w:space="0" w:sz="0" w:val="nil"/>
        </w:pBdr>
        <w:shd w:fill="auto" w:val="clear"/>
        <w:spacing w:after="300" w:before="30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Recent efforts to replicate published findings have uncovered surprisingly low success rates across disciplines. Moreover, several studies have highlighted the large degree of analytic flexibility in data analysis which can lead to substantially different conclusions based on the same data set. Thus, researchers have expressed their concerns that these researcher degrees of freedom might facilitate bias and can lead to claims that do not stand the test of time. Even greater flexibility is to be expected in fields in which the primary data lend themselves to a variety of possible operationalizations. The multidimensional, temporally extended nature of speech constitutes an ideal testing ground for assessing the variability in analytic approaches that derives not only from aspects of statistical modelling but also from decisions regarding the quantification of the measured behavior. In the present study, we gave the same speech production data set to 30 teams of researchers and asked them to answer the same research question. </w:t>
      </w:r>
      <w:commentRangeStart w:id="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Using Bayesian meta-analytic tools, we have observed substantial variability between teams and submitted analyses, with analytic and researcher-related predictors having little or no effect on the reported effects.</w:t>
      </w:r>
      <w:commentRangeEnd w:id="3"/>
      <w:r w:rsidDel="00000000" w:rsidR="00000000" w:rsidRPr="00000000">
        <w:commentReference w:id="3"/>
      </w:r>
      <w:r w:rsidDel="00000000" w:rsidR="00000000" w:rsidRPr="00000000">
        <w:rPr>
          <w:rtl w:val="0"/>
        </w:rPr>
      </w:r>
    </w:p>
    <w:bookmarkStart w:colFirst="0" w:colLast="0" w:name="gjdgxs" w:id="0"/>
    <w:bookmarkEnd w:id="0"/>
    <w:p w:rsidR="00000000" w:rsidDel="00000000" w:rsidP="00000000" w:rsidRDefault="00000000" w:rsidRPr="00000000" w14:paraId="00000009">
      <w:pPr>
        <w:pStyle w:val="Heading1"/>
        <w:rPr/>
      </w:pP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effectively accumulate knowledge, science needs (i) to produce data that can be replicated using the original methods and (ii) to arrive at robust conclusions substantiated by such data. In recent coordinated efforts to replicate published findings, scientific disciplines have uncovered surprisingly low </w:t>
      </w:r>
      <w:commentRangeStart w:id="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success rates</w:t>
      </w:r>
      <w:commentRangeStart w:id="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5"/>
      <w:r w:rsidDel="00000000" w:rsidR="00000000" w:rsidRPr="00000000">
        <w:commentReference w:id="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leading </w:t>
      </w:r>
      <w:commentRangeEnd w:id="4"/>
      <w:r w:rsidDel="00000000" w:rsidR="00000000" w:rsidRPr="00000000">
        <w:commentReference w:id="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what is now referred to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replication crisis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Beyond the difficulties of replicating scientific findings, a growing body of evidence suggests that researchers’ conclusions often vary even when they have access to the same data. The latter situation has been referred to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inference crisis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is, among other things, rooted in the inherent flexibility of data analysis</w:t>
      </w:r>
      <w:commentRangeStart w:id="6"/>
      <w:commentRangeStart w:id="7"/>
      <w:commentRangeStart w:id="8"/>
      <w:commentRangeStart w:id="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Data analysis involves many different steps, such as inspecting, </w:t>
      </w:r>
      <w:r w:rsidDel="00000000" w:rsidR="00000000" w:rsidRPr="00000000">
        <w:rPr>
          <w:rtl w:val="0"/>
        </w:rPr>
        <w:t xml:space="preserve">organizing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transforming, and modeling </w:t>
      </w:r>
      <w:commentRangeStart w:id="1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t>
      </w:r>
      <w:commentRangeEnd w:id="10"/>
      <w:r w:rsidDel="00000000" w:rsidR="00000000" w:rsidRPr="00000000">
        <w:commentReference w:id="1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to name a few. Along the way, different methodological and analytic choices need to be made, all of which may influence the final interpretation of the data.</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researcher degrees of freedom are both a blessing and a curse. They are a blessing because they afford us the opportunity to look at nature from different angles, which, in turn, allows us to make important discoveries and generate new hypotheses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They are a curse because idiosyncratic choices can lead to categorically different interpretations, which eventually find their way into the publication record where they are taken for granted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Recent projects have shown that the variability between different data analysts is vast and can lead independent researchers to draw different conclusions from the same data set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These studies, however, might still underestimate the extent to which analysts vary because data analysis is not restricted to the statistical analysis of ready-made numeric data. These data can in fact be the result of complex measurement processes that translate a phenomenon, such as human behavior, into numbers. This is particularly true for fields that draw conclusions about human behavior and cognition from multidimensional data like audio or video data. In fields working on human speech production, for example, researchers need to make numerous decisions about what to measure and how to measure it, in other words, how to operationalize the phenomenon under investigation. This is not trivial, given the temporal extension of the acoustic signal and its complex structural composition.</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this article, we investigate the impact of analytic choices on research results when many analyst teams examine the same speech production data set, a process that involves both decisions regarding the </w:t>
      </w:r>
      <w:commentRangeStart w:id="11"/>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operationalization</w:t>
      </w:r>
      <w:commentRangeEnd w:id="11"/>
      <w:r w:rsidDel="00000000" w:rsidR="00000000" w:rsidRPr="00000000">
        <w:commentReference w:id="1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a complex signal and decisions regarding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statistical analysis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Specifically, we discuss the degree of variability in research results obtained by 30 teams who had to choose the operationalization and statistical procedures to answer the same research question, on the basis of the same set of raw data (here, speech recordings). </w:t>
      </w:r>
      <w:commentRangeStart w:id="1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goals are twofold</w:t>
      </w:r>
      <w:commentRangeEnd w:id="12"/>
      <w:r w:rsidDel="00000000" w:rsidR="00000000" w:rsidRPr="00000000">
        <w:commentReference w:id="1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 our study conceptually replicates previous many-analyses projects, by probing the effects of different statistical analyses and by assessing the generalizability of published findings to other disciplines (here, the speech sciences); (ii) our study extends the scope of inquiry to include flexibility in the operationalization of complex human behavior (here, human speech). This is an important addition in that the increased number of “forking paths” in the “garden of analytic choices”—derived from the many decisions involved in quantification—might reveal a higher degree of variability across analysts than </w:t>
      </w:r>
      <w:commentRangeStart w:id="1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what</w:t>
      </w:r>
      <w:commentRangeEnd w:id="13"/>
      <w:r w:rsidDel="00000000" w:rsidR="00000000" w:rsidRPr="00000000">
        <w:commentReference w:id="1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Start w:id="1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previously</w:t>
      </w:r>
      <w:commentRangeEnd w:id="14"/>
      <w:r w:rsidDel="00000000" w:rsidR="00000000" w:rsidRPr="00000000">
        <w:commentReference w:id="1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observed, </w:t>
      </w:r>
      <w:commentRangeStart w:id="1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thus</w:t>
      </w:r>
      <w:commentRangeEnd w:id="15"/>
      <w:r w:rsidDel="00000000" w:rsidR="00000000" w:rsidRPr="00000000">
        <w:commentReference w:id="1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giving us a more realistic estimate of variability across analysts.</w:t>
      </w:r>
    </w:p>
    <w:bookmarkStart w:colFirst="0" w:colLast="0" w:name="30j0zll" w:id="1"/>
    <w:bookmarkEnd w:id="1"/>
    <w:p w:rsidR="00000000" w:rsidDel="00000000" w:rsidP="00000000" w:rsidRDefault="00000000" w:rsidRPr="00000000" w14:paraId="0000000D">
      <w:pPr>
        <w:pStyle w:val="Heading2"/>
        <w:rPr/>
      </w:pPr>
      <w:r w:rsidDel="00000000" w:rsidR="00000000" w:rsidRPr="00000000">
        <w:rPr>
          <w:rtl w:val="0"/>
        </w:rPr>
        <w:t xml:space="preserve">Researcher degrees of freedom</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analysis comes with many decisions, for example how to measure a give</w:t>
      </w:r>
      <w:r w:rsidDel="00000000" w:rsidR="00000000" w:rsidRPr="00000000">
        <w:rPr>
          <w:rtl w:val="0"/>
        </w:rPr>
        <w:t xml:space="preserve">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phenomenon or behavior, which data to submit to statistical modeling and which to exclude in the final analysis, or what inferential decision-making procedure to apply. This can be problematic because humans show cognitive biases that can lead to erroneous inferences. </w:t>
      </w:r>
      <w:commentRangeStart w:id="1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Humans filter the world in irrational ways</w:t>
      </w:r>
      <w:del w:author="Malin Spaniol" w:id="0" w:date="2022-10-11T13:39:2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commentRangeEnd w:id="16"/>
      <w:r w:rsidDel="00000000" w:rsidR="00000000" w:rsidRPr="00000000">
        <w:commentReference w:id="1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coherent patterns in randomness</w:t>
      </w:r>
      <w:del w:author="Malin Spaniol" w:id="1" w:date="2022-10-11T13:39: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convince themselves of the validity of prior expectations</w:t>
      </w:r>
      <w:del w:author="Malin Spaniol" w:id="2" w:date="2022-10-11T13:39:3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perceive events as being plausible in hindsight</w:t>
      </w:r>
      <w:commentRangeStart w:id="1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17"/>
      <w:r w:rsidDel="00000000" w:rsidR="00000000" w:rsidRPr="00000000">
        <w:commentReference w:id="1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conjunction with an academic incentive system that rewards certain discovery processes more than others</w:t>
      </w:r>
      <w:del w:author="Malin Spaniol" w:id="3" w:date="2022-10-11T13:37:38Z">
        <w:commentRangeStart w:id="1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commentRangeEnd w:id="18"/>
      <w:r w:rsidDel="00000000" w:rsidR="00000000" w:rsidRPr="00000000">
        <w:commentReference w:id="1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Start w:id="19"/>
      <w:commentRangeStart w:id="2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often find ourselves exploring many possible analytic pipelines, but only reporting a selected few.</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issue is particularly amplified in fields in which the raw data lend themselves to many possible ways of being measured</w:t>
      </w:r>
      <w:commentRangeStart w:id="2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21"/>
      <w:r w:rsidDel="00000000" w:rsidR="00000000" w:rsidRPr="00000000">
        <w:commentReference w:id="2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Combined with a wide variety of methodological and theoretical traditions as well as varying levels of quantitative training across subfields, the inherent flexibility of data analysis might lead to a vast plurality of analytic approaches that can lead to different scientific conclusions . Analytic flexibility has been widely discussed from a conceptual point of view  and in regard to its application in individual scientific fields</w:t>
      </w:r>
      <w:commentRangeStart w:id="2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22"/>
      <w:r w:rsidDel="00000000" w:rsidR="00000000" w:rsidRPr="00000000">
        <w:commentReference w:id="2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notwithstanding, there are still many unknowns regarding the extent of analytic plurality in practice.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Consequently, a good part of published papers likely present overconfident interpretations of data and statistical results based on idiosyncratic analytic strategies</w:t>
      </w:r>
      <w:commentRangeStart w:id="2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23"/>
      <w:r w:rsidDel="00000000" w:rsidR="00000000" w:rsidRPr="00000000">
        <w:commentReference w:id="2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These interpretations, and the conclusions that derive from them, are thus associated with an unknown degree of uncertainty (dependent on the strength of evidence provided) and with an unknown degree of generalizability (dependent on the chosen analysis). Moreover, the same data could lead to very different conclusions depending on the analytic path taken by the researcher. However, instead of being critically evaluated, scientific results often remain unchallenged in the publication record. Despite recent efforts to improve transparency and reproducibility  and the advent of freely available and accessible infrastructures, such as those provided by the Open Science Framework (</w:t>
      </w:r>
      <w:hyperlink r:id="rId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osf.io</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critical re-analyses of published analytic strategies are still uncommon because data sharing remains </w:t>
      </w:r>
      <w:commentRangeStart w:id="24"/>
      <w:commentRangeStart w:id="25"/>
      <w:commentRangeStart w:id="2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rare </w:t>
      </w:r>
      <w:commentRangeEnd w:id="24"/>
      <w:r w:rsidDel="00000000" w:rsidR="00000000" w:rsidRPr="00000000">
        <w:commentReference w:id="24"/>
      </w:r>
      <w:commentRangeEnd w:id="25"/>
      <w:r w:rsidDel="00000000" w:rsidR="00000000" w:rsidRPr="00000000">
        <w:commentReference w:id="25"/>
      </w:r>
      <w:commentRangeEnd w:id="26"/>
      <w:r w:rsidDel="00000000" w:rsidR="00000000" w:rsidRPr="00000000">
        <w:commentReference w:id="2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1fob9te" w:id="2"/>
    <w:bookmarkEnd w:id="2"/>
    <w:p w:rsidR="00000000" w:rsidDel="00000000" w:rsidP="00000000" w:rsidRDefault="00000000" w:rsidRPr="00000000" w14:paraId="00000011">
      <w:pPr>
        <w:pStyle w:val="Heading2"/>
        <w:rPr/>
      </w:pPr>
      <w:r w:rsidDel="00000000" w:rsidR="00000000" w:rsidRPr="00000000">
        <w:rPr>
          <w:rtl w:val="0"/>
        </w:rPr>
        <w:t xml:space="preserve">Crowdsourcing alternative analyses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Recent collaborative attempts have started to shed light on how different analysts tackle the same data set and have revealed a large amount of variability. In a seminal collaborative effort,</w:t>
      </w:r>
      <w:commentRangeStart w:id="2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let</w:t>
      </w:r>
      <w:commentRangeEnd w:id="27"/>
      <w:r w:rsidDel="00000000" w:rsidR="00000000" w:rsidRPr="00000000">
        <w:commentReference w:id="2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Start w:id="2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twenty-nine</w:t>
      </w:r>
      <w:commentRangeEnd w:id="28"/>
      <w:r w:rsidDel="00000000" w:rsidR="00000000" w:rsidRPr="00000000">
        <w:commentReference w:id="2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independent analysis teams </w:t>
      </w:r>
      <w:commentRangeStart w:id="29"/>
      <w:commentRangeStart w:id="3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address the same research hypothesis</w:t>
      </w:r>
      <w:commentRangeEnd w:id="29"/>
      <w:r w:rsidDel="00000000" w:rsidR="00000000" w:rsidRPr="00000000">
        <w:commentReference w:id="29"/>
      </w:r>
      <w:commentRangeEnd w:id="30"/>
      <w:r w:rsidDel="00000000" w:rsidR="00000000" w:rsidRPr="00000000">
        <w:commentReference w:id="3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analytic approaches and</w:t>
      </w:r>
      <w:commentRangeStart w:id="3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consequently,</w:t>
      </w:r>
      <w:commentRangeEnd w:id="31"/>
      <w:r w:rsidDel="00000000" w:rsidR="00000000" w:rsidRPr="00000000">
        <w:commentReference w:id="3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results varied widely between teams. </w:t>
      </w:r>
      <w:commentRangeStart w:id="32"/>
      <w:commentRangeStart w:id="3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Sixty-nine percent of the teams found support for the hypothesis, and 31% did not.</w:t>
      </w:r>
      <w:commentRangeEnd w:id="32"/>
      <w:r w:rsidDel="00000000" w:rsidR="00000000" w:rsidRPr="00000000">
        <w:commentReference w:id="32"/>
      </w:r>
      <w:commentRangeEnd w:id="33"/>
      <w:r w:rsidDel="00000000" w:rsidR="00000000" w:rsidRPr="00000000">
        <w:commentReference w:id="3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Out of the 29 analytic strategies, there were 21 unique combinations of covariates. Importantly, the observed variability was neither predicted by the team’s preconceptions about the phenomenon under investigation nor by peer ratings of the quality of their analyses. The authors</w:t>
      </w:r>
      <w:ins w:author="Mariska Bolyanatz" w:id="4" w:date="2022-09-27T17:43:5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results suggest that analytic plurality may be an inevitable byproduct of the scientific process and not necessarily driven by different levels of expertise or bias.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Several other recent studies corroborated this analytic flexibility across different disciplines</w:t>
      </w:r>
      <w:commentRangeStart w:id="3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commentRangeEnd w:id="34"/>
      <w:r w:rsidDel="00000000" w:rsidR="00000000" w:rsidRPr="00000000">
        <w:commentReference w:id="3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investigated analysts’ choices when inferring theoretical constructs based on the same data set using computational models. </w:t>
      </w:r>
      <w:commentRangeStart w:id="3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Both studies</w:t>
      </w:r>
      <w:commentRangeEnd w:id="35"/>
      <w:r w:rsidDel="00000000" w:rsidR="00000000" w:rsidRPr="00000000">
        <w:commentReference w:id="3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revealed vastly different modeling strategies, even though scientific conclusions were similar across analysis teams </w:t>
      </w:r>
      <w:commentRangeStart w:id="3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w:t>
      </w:r>
      <w:commentRangeEnd w:id="36"/>
      <w:r w:rsidDel="00000000" w:rsidR="00000000" w:rsidRPr="00000000">
        <w:commentReference w:id="3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rowdsourced clinical recommendations based on analyses of an individual patient. Their results suggest</w:t>
      </w:r>
      <w:del w:author="Mariska Bolyanatz" w:id="5" w:date="2022-09-27T17:44:4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analysts differed substantially regarding decisions related to both the statistical analysis of the data and the theoretical rationale behind interpreting the statistical results.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37"/>
      <w:commentRangeStart w:id="3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Extending on</w:t>
      </w:r>
      <w:commentRangeEnd w:id="37"/>
      <w:r w:rsidDel="00000000" w:rsidR="00000000" w:rsidRPr="00000000">
        <w:commentReference w:id="37"/>
      </w:r>
      <w:commentRangeEnd w:id="38"/>
      <w:r w:rsidDel="00000000" w:rsidR="00000000" w:rsidRPr="00000000">
        <w:commentReference w:id="3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many-analysts approa</w:t>
      </w:r>
      <w:commentRangeStart w:id="3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w:t>
      </w:r>
      <w:commentRangeStart w:id="4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39"/>
      <w:r w:rsidDel="00000000" w:rsidR="00000000" w:rsidRPr="00000000">
        <w:commentReference w:id="3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asked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15 research teams to independently</w:t>
      </w:r>
      <w:commentRangeEnd w:id="40"/>
      <w:r w:rsidDel="00000000" w:rsidR="00000000" w:rsidRPr="00000000">
        <w:commentReference w:id="4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design studies to answer the same research questions. </w:t>
      </w:r>
      <w:commentRangeStart w:id="41"/>
      <w:commentRangeStart w:id="42"/>
      <w:commentRangeStart w:id="43"/>
      <w:commentRangeStart w:id="44"/>
      <w:commentRangeStart w:id="4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Again, they found vast heterogeneity in researchers’ conclusions which was not predicted by the researchers’ expertise, but rather seem to be more dependent on the research question itself.</w:t>
      </w:r>
      <w:commentRangeEnd w:id="41"/>
      <w:r w:rsidDel="00000000" w:rsidR="00000000" w:rsidRPr="00000000">
        <w:commentReference w:id="41"/>
      </w:r>
      <w:commentRangeEnd w:id="42"/>
      <w:r w:rsidDel="00000000" w:rsidR="00000000" w:rsidRPr="00000000">
        <w:commentReference w:id="42"/>
      </w:r>
      <w:commentRangeEnd w:id="43"/>
      <w:r w:rsidDel="00000000" w:rsidR="00000000" w:rsidRPr="00000000">
        <w:commentReference w:id="43"/>
      </w:r>
      <w:commentRangeEnd w:id="44"/>
      <w:r w:rsidDel="00000000" w:rsidR="00000000" w:rsidRPr="00000000">
        <w:commentReference w:id="44"/>
      </w:r>
      <w:commentRangeEnd w:id="45"/>
      <w:r w:rsidDel="00000000" w:rsidR="00000000" w:rsidRPr="00000000">
        <w:commentReference w:id="4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is in line with a recent re-analysis of  </w:t>
      </w:r>
      <w:commentRangeStart w:id="4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by .</w:t>
      </w:r>
      <w:commentRangeEnd w:id="46"/>
      <w:r w:rsidDel="00000000" w:rsidR="00000000" w:rsidRPr="00000000">
        <w:commentReference w:id="4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Start w:id="47"/>
      <w:commentRangeStart w:id="4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authors argue that the observed heterogeneity across analysts </w:t>
      </w:r>
      <w:commentRangeStart w:id="49"/>
      <w:commentRangeStart w:id="5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w:t>
      </w:r>
      <w:commentRangeEnd w:id="49"/>
      <w:r w:rsidDel="00000000" w:rsidR="00000000" w:rsidRPr="00000000">
        <w:commentReference w:id="49"/>
      </w:r>
      <w:commentRangeEnd w:id="50"/>
      <w:r w:rsidDel="00000000" w:rsidR="00000000" w:rsidRPr="00000000">
        <w:commentReference w:id="5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might have been driven by flexibility in statistically interpreting the research question.</w:t>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these studies attested a large degree of analytic flexibility with possibly impactful consequences, they focused on analytic decisions related to statistical inference or the architecture of computational models. In these studies the data sets were fixed and neither data collection nor measurement could be changed. Thus the estimates of variability found in the literature might reflect a lower bound only, ignoring large parts of the forking paths related to measurement. However, in many fields the primary raw data are complex signals that need to be operationalized relative to a theoretically motivated research question. This is especially true in </w:t>
      </w:r>
      <w:commentRangeStart w:id="5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t>
      </w:r>
      <w:commentRangeEnd w:id="51"/>
      <w:r w:rsidDel="00000000" w:rsidR="00000000" w:rsidRPr="00000000">
        <w:commentReference w:id="51"/>
      </w:r>
      <w:commentRangeStart w:id="5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social sciences</w:t>
      </w:r>
      <w:commentRangeEnd w:id="52"/>
      <w:r w:rsidDel="00000000" w:rsidR="00000000" w:rsidRPr="00000000">
        <w:commentReference w:id="5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where the phenomenon under investigation corresponds to both observable and unobservable human behavior.</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5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Decisions about how to measure a theoretical construct related to human behavior or its underlying cognitive processes might interact with downstream decisions about statistical modeling and vice versa</w:t>
      </w:r>
      <w:commentRangeEnd w:id="53"/>
      <w:r w:rsidDel="00000000" w:rsidR="00000000" w:rsidRPr="00000000">
        <w:commentReference w:id="5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instance,  </w:t>
      </w:r>
      <w:commentRangeStart w:id="5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discuss</w:t>
      </w:r>
      <w:commentRangeEnd w:id="54"/>
      <w:r w:rsidDel="00000000" w:rsidR="00000000" w:rsidRPr="00000000">
        <w:commentReference w:id="5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cascading impact that different practices can have on psychometric research. The authors highlight, among others, the following degrees of freedom in the choice and development of measures: definition of the theoretical construct, justification of the selected measure, description of the measure and of how it maps onto the construct, response coding and related transformations, </w:t>
      </w:r>
      <w:commentRangeStart w:id="5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commentRangeEnd w:id="55"/>
      <w:r w:rsidDel="00000000" w:rsidR="00000000" w:rsidRPr="00000000">
        <w:commentReference w:id="5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post-hoc modifications to the chosen measure. Taken together, these aspects alone dramatically increase the combinations of possible analytic choices, and hence flexibility in research outcomes.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those disciplines concerned with communication, human behavior often corresponds to multidimensional visual </w:t>
      </w:r>
      <w:commentRangeStart w:id="5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and/or</w:t>
      </w:r>
      <w:commentRangeEnd w:id="56"/>
      <w:r w:rsidDel="00000000" w:rsidR="00000000" w:rsidRPr="00000000">
        <w:commentReference w:id="5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acoustic signals. The complex nature of this data exponentiates the number of possible analytic approaches, thus further increasing analytic flexibility. In order to estimate this increased flexibility, the present study looks at experimentally elicited speech production data.</w:t>
        <w:br w:type="textWrapping"/>
      </w:r>
    </w:p>
    <w:bookmarkStart w:colFirst="0" w:colLast="0" w:name="3znysh7" w:id="3"/>
    <w:bookmarkEnd w:id="3"/>
    <w:p w:rsidR="00000000" w:rsidDel="00000000" w:rsidP="00000000" w:rsidRDefault="00000000" w:rsidRPr="00000000" w14:paraId="00000018">
      <w:pPr>
        <w:pStyle w:val="Heading2"/>
        <w:rPr/>
      </w:pPr>
      <w:r w:rsidDel="00000000" w:rsidR="00000000" w:rsidRPr="00000000">
        <w:rPr>
          <w:rtl w:val="0"/>
        </w:rPr>
        <w:t xml:space="preserve">Operationalizing speech</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Research on speech lies at the intersection of the cognitive sciences, informing psychological models of language, categorization, and memory, guiding methods for diagnosis </w:t>
      </w:r>
      <w:commentRangeStart w:id="5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commentRangeEnd w:id="57"/>
      <w:r w:rsidDel="00000000" w:rsidR="00000000" w:rsidRPr="00000000">
        <w:commentReference w:id="5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Start w:id="5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therapy </w:t>
      </w:r>
      <w:commentRangeEnd w:id="58"/>
      <w:r w:rsidDel="00000000" w:rsidR="00000000" w:rsidRPr="00000000">
        <w:commentReference w:id="5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of speech disorders, and facilitating advancement in automatic speech recognition and speech synthesis. One major challenge in </w:t>
      </w:r>
      <w:commentRangeStart w:id="5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t>
      </w:r>
      <w:commentRangeEnd w:id="59"/>
      <w:r w:rsidDel="00000000" w:rsidR="00000000" w:rsidRPr="00000000">
        <w:commentReference w:id="59"/>
      </w:r>
      <w:commentRangeStart w:id="6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speech sciences</w:t>
      </w:r>
      <w:commentRangeEnd w:id="60"/>
      <w:r w:rsidDel="00000000" w:rsidR="00000000" w:rsidRPr="00000000">
        <w:commentReference w:id="6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the mapping between communicative intentions (the unobserved behavior) and their physical manifestation (the observed behavior).</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Speech is a complex signal that is characterized by structurally different acoustic landmarks distributed throughout different temporal domains. Thus, </w:t>
      </w:r>
      <w:commentRangeStart w:id="61"/>
      <w:commentRangeStart w:id="6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choosing how to measure a communicative intention</w:t>
      </w:r>
      <w:commentRangeEnd w:id="61"/>
      <w:r w:rsidDel="00000000" w:rsidR="00000000" w:rsidRPr="00000000">
        <w:commentReference w:id="61"/>
      </w:r>
      <w:commentRangeEnd w:id="62"/>
      <w:r w:rsidDel="00000000" w:rsidR="00000000" w:rsidRPr="00000000">
        <w:commentReference w:id="6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interest is an important analytic step. Take for example </w:t>
      </w:r>
      <w:commentRangeStart w:id="63"/>
      <w:commentRangeStart w:id="6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following sentence in (1).</w:t>
      </w:r>
      <w:commentRangeEnd w:id="63"/>
      <w:r w:rsidDel="00000000" w:rsidR="00000000" w:rsidRPr="00000000">
        <w:commentReference w:id="63"/>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01B">
      <w:pPr>
        <w:numPr>
          <w:ilvl w:val="0"/>
          <w:numId w:val="10"/>
        </w:numPr>
        <w:ind w:left="720" w:hanging="480"/>
        <w:rPr/>
      </w:pPr>
      <w:r w:rsidDel="00000000" w:rsidR="00000000" w:rsidRPr="00000000">
        <w:rPr>
          <w:rtl w:val="0"/>
        </w:rPr>
        <w:t xml:space="preserve">“I can’t bear another meeting on Zoom.”</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Depending on the speaker’s intention, this sentence can be said in different ways. For instance, if the speaker is exhausted by all their meetings, they might acoustically highlight the word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another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meeting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contrast it with more pleasant activities. If, on the other hand, the speaker is just tired of video conferences, as opposed to say face-to-face meetings, they might acoustically highlight the word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Zoom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we decide to compare the speech signal associated with these two intentions, how can we quantify the difference between them? In other words, given their physical manifestation (speech), what do we measure and how do we measure </w:t>
      </w:r>
      <w:commentRangeStart w:id="6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w:t>
      </w:r>
      <w:commentRangeEnd w:id="65"/>
      <w:r w:rsidDel="00000000" w:rsidR="00000000" w:rsidRPr="00000000">
        <w:commentReference w:id="6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Because of the continuous and transient nature of speech, identifying speech parameters and temporal domains within which to measure those parameters becomes a non-trivial task. Utterances stretch over several thousand milliseconds and contain different levels of linguistically relevant units such as phrases, words, syllables, and individual sounds. The researcher is thus confronted </w:t>
      </w:r>
      <w:commentRangeStart w:id="6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with</w:t>
      </w:r>
      <w:commentRangeEnd w:id="66"/>
      <w:r w:rsidDel="00000000" w:rsidR="00000000" w:rsidRPr="00000000">
        <w:commentReference w:id="6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considerable number of parameters and combinations thereof to choose from.</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a phonetic viewpoint, linguistically relevant units are inherently multidimensional and dynamic: they consist </w:t>
      </w:r>
      <w:commentRangeStart w:id="6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of clusters of parameters</w:t>
      </w:r>
      <w:commentRangeEnd w:id="67"/>
      <w:r w:rsidDel="00000000" w:rsidR="00000000" w:rsidRPr="00000000">
        <w:commentReference w:id="6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are modulated over time. The acoustic parameters of units are usually asynchronous, i.e. they appear at different time points in the unfolding signal, and overlap with parameters of other units . A </w:t>
      </w:r>
      <w:commentRangeStart w:id="6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classical </w:t>
      </w:r>
      <w:commentRangeEnd w:id="68"/>
      <w:r w:rsidDel="00000000" w:rsidR="00000000" w:rsidRPr="00000000">
        <w:commentReference w:id="6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example is the distinction between voiced and voiceless stops in English (i.e. /b/ and /p/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bear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pear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contrast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is manifested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by many acoustic features which can differ depending on several factors, such as position of the consonant in the word and </w:t>
      </w:r>
      <w:commentRangeStart w:id="6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surrounding sounds</w:t>
      </w:r>
      <w:commentRangeEnd w:id="69"/>
      <w:r w:rsidDel="00000000" w:rsidR="00000000" w:rsidRPr="00000000">
        <w:commentReference w:id="6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Furthermore, correlates of the contrast can even be found away from the consonant, in temporally distant speech units. For example, the initial /l/ of the English words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affected by the voicing of the final consonant (/d, t/)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multiplicity of phonetic measurements grows exponentially if we look at larger temporal domains, as is the case with suprasegmental aspects of speech. For example, studies investigating acoustic correlates of word stress (e.g. the difference between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ínsight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incíte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use a wide variety of measurements, including temporal characteristics (duration of certain segments or sub-segmental intervals), spectral characteristics (intensity, formants, and spectral tilt), and measurements related to fundamental frequency (f0) . Moving on to the expression of higher-level communicative functions, like information structure and discourse pragmatics, relevant acoustic cues can be distributed throughout even larger domains, such as phrases and whole utterances . Differences in position, shape, and alignment of pitch modulations over multiple locations within a sentence are correlated with differences in discourse functions</w:t>
      </w:r>
      <w:del w:author="Malin Spaniol" w:id="6" w:date="2022-10-11T13:40:0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latter can also be expressed by global</w:t>
      </w:r>
      <w:commentRangeStart w:id="7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vs.</w:t>
      </w:r>
      <w:commentRangeEnd w:id="70"/>
      <w:r w:rsidDel="00000000" w:rsidR="00000000" w:rsidRPr="00000000">
        <w:commentReference w:id="7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local pitch modulations</w:t>
      </w:r>
      <w:commentRangeStart w:id="7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71"/>
      <w:r w:rsidDel="00000000" w:rsidR="00000000" w:rsidRPr="00000000">
        <w:commentReference w:id="7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well as acoustic information within the temporal or spectral domain</w:t>
      </w:r>
      <w:commentRangeStart w:id="7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72"/>
      <w:r w:rsidDel="00000000" w:rsidR="00000000" w:rsidRPr="00000000">
        <w:commentReference w:id="7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Extra-linguistic information, like the speaker’s intentions, levels of emotional arousal or social identity, are also conveyed by broad-domain parameters, such as voice quality, rhythm, and pitch</w:t>
      </w:r>
      <w:del w:author="Malin Spaniol" w:id="7" w:date="2022-10-11T13:40:4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short, when testing hypotheses on speakers’ intentions </w:t>
      </w:r>
      <w:commentRangeStart w:id="7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with</w:t>
      </w:r>
      <w:commentRangeEnd w:id="73"/>
      <w:r w:rsidDel="00000000" w:rsidR="00000000" w:rsidRPr="00000000">
        <w:commentReference w:id="7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speech production data, researchers are faced with many choices and possibilities. The larger the functional domain (e.g. segments vs. words vs. utterances), the higher the number of conceivable operationalizations. For example, several decisions have to be made when comparing the two realizations of the sentence in (1), one of which is intended to signal emphasis 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another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one of which emphasizes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Zoom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2a and 2b).</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(2a) I can’t bear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ANOTHER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meeting on Zoom.</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(2b) I can’t bear another meeting 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ZOOM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7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 we compare only the word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another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(2a) and (2b), or also the word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Zoom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 we measure utterance-wide acoustic profiles, whole words, or just stressed syllables? Do we average across the chosen time domain or do we measure a specific point in time? Do we measure fundamental frequency, intensity, or something else ?</w:t>
      </w:r>
      <w:commentRangeEnd w:id="74"/>
      <w:r w:rsidDel="00000000" w:rsidR="00000000" w:rsidRPr="00000000">
        <w:commentReference w:id="74"/>
      </w:r>
      <w:r w:rsidDel="00000000" w:rsidR="00000000" w:rsidRPr="00000000">
        <w:rPr>
          <w:rtl w:val="0"/>
        </w:rPr>
      </w:r>
    </w:p>
    <w:bookmarkStart w:colFirst="0" w:colLast="0" w:name="2et92p0" w:id="4"/>
    <w:bookmarkEnd w:id="4"/>
    <w:p w:rsidR="00000000" w:rsidDel="00000000" w:rsidP="00000000" w:rsidRDefault="00000000" w:rsidRPr="00000000" w14:paraId="0000002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75"/>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334000" cy="5985473"/>
            <wp:effectExtent b="0" l="0" r="0" t="0"/>
            <wp:docPr descr="Illustration of the analytic flexibility associated with acoustic analyses. (A) An example of multiple possible and justifiable decisions when comparing two utterances; (B) Waveform and fundamental frequency (f0) track of the utterances I can’t bear ANOTHER meeting on Zoom and I can’t bear another meeting on ZOOM. The green boxes mark the word another in both sentences; (C) Spectrogram and f0 track of the word another, exemplifying possible operationalizations of differences in f0." id="1" name="image3.png"/>
            <a:graphic>
              <a:graphicData uri="http://schemas.openxmlformats.org/drawingml/2006/picture">
                <pic:pic>
                  <pic:nvPicPr>
                    <pic:cNvPr descr="Illustration of the analytic flexibility associated with acoustic analyses. (A) An example of multiple possible and justifiable decisions when comparing two utterances; (B) Waveform and fundamental frequency (f0) track of the utterances I can’t bear ANOTHER meeting on Zoom and I can’t bear another meeting on ZOOM. The green boxes mark the word another in both sentences; (C) Spectrogram and f0 track of the word another, exemplifying possible operationalizations of differences in f0." id="0" name="image3.png"/>
                    <pic:cNvPicPr preferRelativeResize="0"/>
                  </pic:nvPicPr>
                  <pic:blipFill>
                    <a:blip r:embed="rId10"/>
                    <a:srcRect b="0" l="0" r="0" t="0"/>
                    <a:stretch>
                      <a:fillRect/>
                    </a:stretch>
                  </pic:blipFill>
                  <pic:spPr>
                    <a:xfrm>
                      <a:off x="0" y="0"/>
                      <a:ext cx="5334000" cy="5985473"/>
                    </a:xfrm>
                    <a:prstGeom prst="rect"/>
                    <a:ln/>
                  </pic:spPr>
                </pic:pic>
              </a:graphicData>
            </a:graphic>
          </wp:inline>
        </w:drawing>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Illustration of the analytic flexibility associated with acoustic analyses. </w:t>
      </w:r>
      <w:commentRangeStart w:id="76"/>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 An example of multiple possible and justifiable decisions when comparing two utterances</w:t>
      </w:r>
      <w:commentRangeEnd w:id="76"/>
      <w:r w:rsidDel="00000000" w:rsidR="00000000" w:rsidRPr="00000000">
        <w:commentReference w:id="76"/>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 Waveform and fundamental frequency (f0) track of the utterances I can’t bear ANOTHER meeting on Zoom and I can’t bear another meeting on ZOOM. The green boxes mark the word another in both sentences; (C) Spectrogram and f0 track of the word another, exemplifying possible operationalizations of differences in f0.</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When looking at phrase-level temporal domains, t</w:t>
      </w:r>
      <w:commentRangeStart w:id="7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 number of alternative analytic pipelines increases substantially</w:t>
      </w:r>
      <w:commentRangeEnd w:id="77"/>
      <w:r w:rsidDel="00000000" w:rsidR="00000000" w:rsidRPr="00000000">
        <w:commentReference w:id="7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Figure </w:t>
      </w:r>
      <w:hyperlink w:anchor="2et92p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shows a typical example of a decision tree with which speech researchers are often confronted. Each of the four analytic decisions in the example have different possible options. Here only one particular path has been taken. A different one would likely produce different results and might lead to different conclusions. Once we have decided to compare</w:t>
      </w:r>
      <w:commentRangeStart w:id="7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78"/>
      <w:r w:rsidDel="00000000" w:rsidR="00000000" w:rsidRPr="00000000">
        <w:commentReference w:id="78"/>
      </w:r>
      <w:commentRangeStart w:id="79"/>
      <w:commentRangeStart w:id="8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fundamental frequency</w:t>
      </w:r>
      <w:commentRangeEnd w:id="79"/>
      <w:r w:rsidDel="00000000" w:rsidR="00000000" w:rsidRPr="00000000">
        <w:commentReference w:id="79"/>
      </w:r>
      <w:commentRangeEnd w:id="80"/>
      <w:r w:rsidDel="00000000" w:rsidR="00000000" w:rsidRPr="00000000">
        <w:commentReference w:id="8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the word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another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across the two utterances, there are still many choices to be made, all of which need to be justified. As Figures </w:t>
      </w:r>
      <w:hyperlink w:anchor="2et92p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B-C illustrate, we could measure f0 at specific points in time like the onset of the temporal window, the offset, or the midpoint. We could also measure the value or time of </w:t>
      </w:r>
      <w:commentRangeStart w:id="8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minimum or maximum f0 value</w:t>
      </w:r>
      <w:commentRangeEnd w:id="81"/>
      <w:r w:rsidDel="00000000" w:rsidR="00000000" w:rsidRPr="00000000">
        <w:commentReference w:id="8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could summarize f0 across the entire window and extract the mean, median or standard deviation of f0, all of which have been used to analyze speech data in previous work</w:t>
      </w:r>
      <w:del w:author="Malin Spaniol" w:id="8" w:date="2022-10-11T13:43:2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the journey in the garden of </w:t>
      </w:r>
      <w:commentRangeStart w:id="8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analytic </w:t>
      </w:r>
      <w:commentRangeEnd w:id="82"/>
      <w:r w:rsidDel="00000000" w:rsidR="00000000" w:rsidRPr="00000000">
        <w:commentReference w:id="8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paths goes on. Other important operationalization steps could involve filtering the audio signal, smoothing the extracted f0 track, removing values that substantially deviate from surrounding values or expectations, either manually or automatically, and so on.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decisions are intended to be made prior to any statistical analysis, but are at times revised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 posteriori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light of unforeseen or surprising outcomes (i.e. after data collection </w:t>
      </w:r>
      <w:commentRangeStart w:id="8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and/or</w:t>
      </w:r>
      <w:commentRangeEnd w:id="83"/>
      <w:r w:rsidDel="00000000" w:rsidR="00000000" w:rsidRPr="00000000">
        <w:commentReference w:id="8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preliminary analyses). </w:t>
      </w:r>
      <w:commentRangeStart w:id="84"/>
      <w:commentRangeStart w:id="8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myriads</w:t>
      </w:r>
      <w:commentRangeEnd w:id="84"/>
      <w:r w:rsidDel="00000000" w:rsidR="00000000" w:rsidRPr="00000000">
        <w:commentReference w:id="84"/>
      </w:r>
      <w:commentRangeEnd w:id="85"/>
      <w:r w:rsidDel="00000000" w:rsidR="00000000" w:rsidRPr="00000000">
        <w:commentReference w:id="8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possible decisions are multiplied by those researcher degrees of freedom related to statistical analysis</w:t>
      </w:r>
      <w:del w:author="Malin Spaniol" w:id="9" w:date="2022-10-11T13:40:4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sum, speech data is made of complex physical signals that gen</w:t>
      </w:r>
      <w:commentRangeStart w:id="8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erates</w:t>
      </w:r>
      <w:commentRangeEnd w:id="86"/>
      <w:r w:rsidDel="00000000" w:rsidR="00000000" w:rsidRPr="00000000">
        <w:commentReference w:id="8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 as-of-yet unappreciated amount of analytic flexibility in the choice of measures and operationalizations. The present paper probes this garden of forking paths in the analysis of speech. To assess the variability in data analysis pipelines, including both operationalization and statistical analysis, across independent researchers, we provide analytic teams with an experimentally elicited speech production data set. The data set derives from the unpublished research project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Prosodic encoding of redundant referring expressions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set out to investigate whether speakers acoustically modify utterances to signal unexpected referring expressions.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following section we introduce the research question and the experimental procedure of </w:t>
      </w:r>
      <w:commentRangeStart w:id="87"/>
      <w:commentRangeStart w:id="8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said</w:t>
      </w:r>
      <w:commentRangeEnd w:id="87"/>
      <w:r w:rsidDel="00000000" w:rsidR="00000000" w:rsidRPr="00000000">
        <w:commentReference w:id="87"/>
      </w:r>
      <w:commentRangeEnd w:id="88"/>
      <w:r w:rsidDel="00000000" w:rsidR="00000000" w:rsidRPr="00000000">
        <w:commentReference w:id="8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project, and we describe the resulting data set as used in the current study.</w:t>
      </w:r>
    </w:p>
    <w:bookmarkStart w:colFirst="0" w:colLast="0" w:name="tyjcwt" w:id="5"/>
    <w:bookmarkEnd w:id="5"/>
    <w:p w:rsidR="00000000" w:rsidDel="00000000" w:rsidP="00000000" w:rsidRDefault="00000000" w:rsidRPr="00000000" w14:paraId="00000029">
      <w:pPr>
        <w:pStyle w:val="Heading2"/>
        <w:rPr/>
      </w:pPr>
      <w:r w:rsidDel="00000000" w:rsidR="00000000" w:rsidRPr="00000000">
        <w:rPr>
          <w:rtl w:val="0"/>
        </w:rPr>
        <w:t xml:space="preserve">The data set: The acoustic properties of atypical modifiers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Referring is one of the most basic and prevalent uses of language and one of the most widely researched areas in </w:t>
      </w:r>
      <w:commentRangeStart w:id="8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language science</w:t>
      </w:r>
      <w:commentRangeEnd w:id="89"/>
      <w:r w:rsidDel="00000000" w:rsidR="00000000" w:rsidRPr="00000000">
        <w:commentReference w:id="8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When trying to refer to a banana, what does a speaker say and how do they say it in a given c</w:t>
      </w:r>
      <w:commentRangeStart w:id="90"/>
      <w:commentRangeStart w:id="9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ontext.</w:t>
      </w:r>
      <w:commentRangeEnd w:id="90"/>
      <w:r w:rsidDel="00000000" w:rsidR="00000000" w:rsidRPr="00000000">
        <w:commentReference w:id="90"/>
      </w:r>
      <w:commentRangeEnd w:id="91"/>
      <w:r w:rsidDel="00000000" w:rsidR="00000000" w:rsidRPr="00000000">
        <w:commentReference w:id="9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context within which an entity occurs (i.e., with other non-fruits, other fruits, or other bananas) plays a large part in determining the choice of referring expressions. Generally, speakers aim to be as informative as possible to uniquely establish reference to the intended object, but they are also resource-efficient in that they avoid redundancy</w:t>
      </w:r>
      <w:commentRangeStart w:id="9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92"/>
      <w:r w:rsidDel="00000000" w:rsidR="00000000" w:rsidRPr="00000000">
        <w:commentReference w:id="9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Thus one would expect the use of a modifier, for example, only if it is necessary for disambiguation. For instance, one might use the adjective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yellow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describe a banana in a situation in which </w:t>
      </w:r>
      <w:commentRangeStart w:id="93"/>
      <w:commentRangeStart w:id="9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yellow and a less ripe green banana available</w:t>
      </w:r>
      <w:commentRangeEnd w:id="93"/>
      <w:r w:rsidDel="00000000" w:rsidR="00000000" w:rsidRPr="00000000">
        <w:commentReference w:id="93"/>
      </w:r>
      <w:commentRangeEnd w:id="94"/>
      <w:r w:rsidDel="00000000" w:rsidR="00000000" w:rsidRPr="00000000">
        <w:commentReference w:id="9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not when there is only one banana </w:t>
      </w:r>
      <w:commentRangeStart w:id="9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begin with</w:t>
      </w:r>
      <w:commentRangeEnd w:id="95"/>
      <w:r w:rsidDel="00000000" w:rsidR="00000000" w:rsidRPr="00000000">
        <w:commentReference w:id="9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Despite the coherent idea that speakers are both rational and efficient, there is much evidence that speakers are often over-informative. Speakers use referring expressions that are more specific than strictly necessary for the unambiguous identification of the intended referent</w:t>
      </w:r>
      <w:commentRangeStart w:id="9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96"/>
      <w:r w:rsidDel="00000000" w:rsidR="00000000" w:rsidRPr="00000000">
        <w:commentReference w:id="9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has been argued to facilitate object identification and make communication between speakers and listeners more efficient</w:t>
      </w:r>
      <w:del w:author="Malin Spaniol" w:id="10" w:date="2022-10-11T13:41:0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Start w:id="9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Recent findings suggest that the utility of a referring expression depends on how good it is for a listener </w:t>
      </w:r>
      <w:commentRangeEnd w:id="97"/>
      <w:r w:rsidDel="00000000" w:rsidR="00000000" w:rsidRPr="00000000">
        <w:commentReference w:id="9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(compared to other referring expressions) to identify a target object. For example, </w:t>
      </w:r>
      <w:commentRangeStart w:id="9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showed that modifiers that are less typical for a given referent (e.g. a blue banana) are more likely to be used in an over-informative scenario (e.g. when there is just one banana)</w:t>
      </w:r>
      <w:commentRangeEnd w:id="98"/>
      <w:r w:rsidDel="00000000" w:rsidR="00000000" w:rsidRPr="00000000">
        <w:commentReference w:id="9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account, however, has mainly focused on content selection</w:t>
      </w:r>
      <w:commentRangeStart w:id="9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99"/>
      <w:r w:rsidDel="00000000" w:rsidR="00000000" w:rsidRPr="00000000">
        <w:commentReference w:id="9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i.e. what words to use.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Even when morphosyntactically identical expressions are involved, speakers can modulate utterances via </w:t>
      </w:r>
      <w:commentRangeStart w:id="100"/>
      <w:commentRangeStart w:id="101"/>
      <w:commentRangeStart w:id="10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suprasegmental </w:t>
      </w:r>
      <w:commentRangeEnd w:id="100"/>
      <w:r w:rsidDel="00000000" w:rsidR="00000000" w:rsidRPr="00000000">
        <w:commentReference w:id="100"/>
      </w:r>
      <w:commentRangeEnd w:id="101"/>
      <w:r w:rsidDel="00000000" w:rsidR="00000000" w:rsidRPr="00000000">
        <w:commentReference w:id="101"/>
      </w:r>
      <w:commentRangeEnd w:id="102"/>
      <w:r w:rsidDel="00000000" w:rsidR="00000000" w:rsidRPr="00000000">
        <w:commentReference w:id="10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acoustic properties like temporal and spectral modifications</w:t>
      </w:r>
      <w:commentRangeStart w:id="10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103"/>
      <w:r w:rsidDel="00000000" w:rsidR="00000000" w:rsidRPr="00000000">
        <w:commentReference w:id="10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Most prominently, languages can use intonation to </w:t>
      </w:r>
      <w:commentRangeStart w:id="10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signal</w:t>
      </w:r>
      <w:commentRangeEnd w:id="104"/>
      <w:r w:rsidDel="00000000" w:rsidR="00000000" w:rsidRPr="00000000">
        <w:commentReference w:id="10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discourse relationships between referents. Intonation marks discourse-relevant referents for being new or given information, to guide the listeners’ interpretation of incoming messages. Beyond structuring information relative to the discourse, a few studies </w:t>
      </w:r>
      <w:commentRangeStart w:id="10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suggested</w:t>
      </w:r>
      <w:commentRangeEnd w:id="105"/>
      <w:r w:rsidDel="00000000" w:rsidR="00000000" w:rsidRPr="00000000">
        <w:commentReference w:id="10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speakers might use intonation to signal atypical lexical combinations</w:t>
      </w:r>
      <w:commentRangeStart w:id="10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106"/>
      <w:r w:rsidDel="00000000" w:rsidR="00000000" w:rsidRPr="00000000">
        <w:commentReference w:id="10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Referential expressions such as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blue banana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were produced with greater prosodic prominence than more typical referents such as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yellow banana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These results are in line with the idea of resource-efficient, rational language users who modulate their speech in order to facilitate listeners’ comprehension. However, the above studies are based on a small sample size (10 participants) and on potentially anti-conservative statistical analyses, leaving reason to doubt the generalizability of the studies’ conclusions.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further illuminate the question of whether speakers modify speech to signal atypical referents, and overcome some of the limitations of previous work, thirty native German speakers were recorded in a production study while interacting with a confederate (one of the experimenters) in a referential game, </w:t>
      </w:r>
      <w:commentRangeStart w:id="107"/>
      <w:commentRangeStart w:id="10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following experimental procedures typical of the fiel</w:t>
      </w:r>
      <w:commentRangeEnd w:id="107"/>
      <w:r w:rsidDel="00000000" w:rsidR="00000000" w:rsidRPr="00000000">
        <w:commentReference w:id="107"/>
      </w:r>
      <w:commentRangeEnd w:id="108"/>
      <w:r w:rsidDel="00000000" w:rsidR="00000000" w:rsidRPr="00000000">
        <w:commentReference w:id="10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 The participants had to verbally instruct the confederate to select a specified target object out of four objects presented on a screen. The subject and confederate were seated at the opposite sides of a table, each facing one of two computer screens. The participant and the experimenter could not see each other nor each others’ screens. Figure </w:t>
      </w:r>
      <w:hyperlink w:anchor="3dy6vkm">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shows the experimental procedure time-line. After a familiarization phase, the subject first saw four colored objects in the top left, top right, bottom left, and bottom right corners of the screen. One of the objects served as the target, another as the competitor, and the remaining two objects served as distractors. Objects were referred to using noun phrases consisting of an adjective modifier denoting color and a modified object (e.g. </w:t>
      </w:r>
      <w:commentRangeStart w:id="109"/>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Gelbe Zitrone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‘yellow lemon’,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Rote Gurke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‘red cucumber’,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Rote Socken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‘red socks’).</w:t>
      </w:r>
      <w:commentRangeEnd w:id="109"/>
      <w:r w:rsidDel="00000000" w:rsidR="00000000" w:rsidRPr="00000000">
        <w:commentReference w:id="109"/>
      </w:r>
      <w:r w:rsidDel="00000000" w:rsidR="00000000" w:rsidRPr="00000000">
        <w:rPr>
          <w:rtl w:val="0"/>
        </w:rPr>
      </w:r>
    </w:p>
    <w:bookmarkStart w:colFirst="0" w:colLast="0" w:name="3dy6vkm" w:id="6"/>
    <w:bookmarkEnd w:id="6"/>
    <w:p w:rsidR="00000000" w:rsidDel="00000000" w:rsidP="00000000" w:rsidRDefault="00000000" w:rsidRPr="00000000" w14:paraId="0000002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334000" cy="3448700"/>
            <wp:effectExtent b="0" l="0" r="0" t="0"/>
            <wp:docPr descr="Experimental procedure. The upper row illustrates the trial sequence for the speaker (participant) and the lower row illustrates the trial sequence for the confederate. After a preview of 1500ms the speaker sees an arrow indicating one of the referent (b). Reading the orthographic instructions out loud, the speaker gives the confederate verbal instructions onto which referent they should drag the cube (c). The confederate, in turn, drags the black cube onto the target referent (d). Both the arrow and the orthographic instruction disappear from the speaker’s screen and a new referent is indicated by an arrow on the same display alongside a new orthographic instruction (e). The speaker gives the confederate verbal instructions (f) which the confederate follows by dragging the cube onto the next referent (g)." id="3" name="image2.png"/>
            <a:graphic>
              <a:graphicData uri="http://schemas.openxmlformats.org/drawingml/2006/picture">
                <pic:pic>
                  <pic:nvPicPr>
                    <pic:cNvPr descr="Experimental procedure. The upper row illustrates the trial sequence for the speaker (participant) and the lower row illustrates the trial sequence for the confederate. After a preview of 1500ms the speaker sees an arrow indicating one of the referent (b). Reading the orthographic instructions out loud, the speaker gives the confederate verbal instructions onto which referent they should drag the cube (c). The confederate, in turn, drags the black cube onto the target referent (d). Both the arrow and the orthographic instruction disappear from the speaker’s screen and a new referent is indicated by an arrow on the same display alongside a new orthographic instruction (e). The speaker gives the confederate verbal instructions (f) which the confederate follows by dragging the cube onto the next referent (g)." id="0" name="image2.png"/>
                    <pic:cNvPicPr preferRelativeResize="0"/>
                  </pic:nvPicPr>
                  <pic:blipFill>
                    <a:blip r:embed="rId11"/>
                    <a:srcRect b="0" l="0" r="0" t="0"/>
                    <a:stretch>
                      <a:fillRect/>
                    </a:stretch>
                  </pic:blipFill>
                  <pic:spPr>
                    <a:xfrm>
                      <a:off x="0" y="0"/>
                      <a:ext cx="5334000" cy="3448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Experimental procedure. The upper row illustrates the trial sequence for the speaker (participant) and the lower row illustrates the trial sequence for the confederate. After a preview of 1500ms the speaker sees an arrow indicating one of the </w:t>
      </w:r>
      <w:commentRangeStart w:id="110"/>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referent </w:t>
      </w:r>
      <w:commentRangeEnd w:id="110"/>
      <w:r w:rsidDel="00000000" w:rsidR="00000000" w:rsidRPr="00000000">
        <w:commentReference w:id="110"/>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 Reading the orthographic instructions out loud, the speaker gives the confederate verbal instructions onto which referent they should drag the cube (c). The confederate, in turn, drags the black cube onto the target referent (d). Both the arrow and the orthographic instruction disappear from the speaker’s screen and a new referent is indicated by an arrow on the same display alongside a new orthographic instruction (e). The speaker gives the confederate verbal instructions (f) which the confederate follows by dragging the cube onto the next referent (g).</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center of the screen, a black cube was displayed, which could be moved by the experimenter. </w:t>
      </w:r>
      <w:commentRangeStart w:id="11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participant</w:t>
      </w:r>
      <w:commentRangeEnd w:id="111"/>
      <w:r w:rsidDel="00000000" w:rsidR="00000000" w:rsidRPr="00000000">
        <w:commentReference w:id="11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would </w:t>
      </w:r>
      <w:commentRangeStart w:id="11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read a sentence prompt out loud</w:t>
      </w:r>
      <w:commentRangeEnd w:id="112"/>
      <w:r w:rsidDel="00000000" w:rsidR="00000000" w:rsidRPr="00000000">
        <w:commentReference w:id="11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Du sollst den Würfel auf der COLOR OBJECT ablegen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have to put the cube on top of the COLOR OBJECT’) to instruct the experimenter to drag the cube on top of one of the four depicted objects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competitor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using the mouse. After the experimenter had moved the cube as instructed, the subject would read another sentence prompt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Und jetzt sollst du den Würfel auf der COLOR OBJECT ablegen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now, you have to put the cube on top of the COLOR OBJECT’) instructing the experimenter to move the cube on top of a different object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target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second utterance in the trial was the critical trial for analysis.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two sentence prompts were used to create a focus contrast between the competitor and the target object. Focused units denote the set of all (contextually relevant) alternatives</w:t>
      </w:r>
      <w:commentRangeStart w:id="11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113"/>
      <w:r w:rsidDel="00000000" w:rsidR="00000000" w:rsidRPr="00000000">
        <w:commentReference w:id="11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Concretely, a focus contrast </w:t>
      </w:r>
      <w:commentRangeStart w:id="11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marks one </w:t>
      </w:r>
      <w:ins w:author="Mariska Bolyanatz" w:id="11" w:date="2022-09-27T17:46:0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more</w:t>
        </w:r>
      </w:ins>
      <w:del w:author="Mariska Bolyanatz" w:id="11" w:date="2022-09-27T17:46:0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of more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elements</w:t>
      </w:r>
      <w:commentRangeEnd w:id="114"/>
      <w:r w:rsidDel="00000000" w:rsidR="00000000" w:rsidRPr="00000000">
        <w:commentReference w:id="11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sentence as prominent, by different linguistic means depending on the language. For instance, if the competitor and target </w:t>
      </w:r>
      <w:commentRangeStart w:id="11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objects</w:t>
      </w:r>
      <w:commentRangeEnd w:id="115"/>
      <w:r w:rsidDel="00000000" w:rsidR="00000000" w:rsidRPr="00000000">
        <w:commentReference w:id="11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differ but their color does not (e.g.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yellow banana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yellow tomato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noun is said to be in focus. We call this the Noun Focus condition, or NF for short. If the objects are the same but differ in color (e.g.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yellow banana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blue banana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color adjective is in focus (</w:t>
      </w:r>
      <w:commentRangeStart w:id="11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Adjective Focus condition, AF</w:t>
      </w:r>
      <w:commentRangeEnd w:id="116"/>
      <w:r w:rsidDel="00000000" w:rsidR="00000000" w:rsidRPr="00000000">
        <w:commentReference w:id="11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If both the color and the object differ (e.g.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yellow banana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blue tomato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then the whole noun phrase is in focus (the Adjective/Noun Focus condition, ANF). The NF condition constituted the experimentally relevant condition, while the AF and ANF conditions acted as </w:t>
      </w:r>
      <w:commentRangeStart w:id="11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fillers</w:t>
      </w:r>
      <w:commentRangeEnd w:id="117"/>
      <w:r w:rsidDel="00000000" w:rsidR="00000000" w:rsidRPr="00000000">
        <w:commentReference w:id="11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Crucially, the color-object combinations in the Noun Focus (NF) condition were manipulated with respect to their typicality. The combinations were either typical (e.g.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orange mandarin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medium typical (e.g.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green tomato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atypical (e.g.</w:t>
      </w:r>
      <w:commentRangeStart w:id="11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yellow </w:t>
      </w:r>
      <w:commentRangeEnd w:id="118"/>
      <w:r w:rsidDel="00000000" w:rsidR="00000000" w:rsidRPr="00000000">
        <w:commentReference w:id="118"/>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cherry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established by a norming study that was conducted prior to the production experiment just described.</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Each subject produced 15 critical trials (NF condition). Each trial was repeated twice, yielding a total of 30 trials per participant and a grand-total of 900 (</w:t>
      </w:r>
      <m:oMath>
        <m:r>
          <w:rPr>
            <w:rFonts w:ascii="Cambria" w:cs="Cambria" w:eastAsia="Cambria" w:hAnsi="Cambria"/>
            <w:b w:val="0"/>
            <w:i w:val="0"/>
            <w:smallCaps w:val="0"/>
            <w:strike w:val="0"/>
            <w:color w:val="000000"/>
            <w:sz w:val="24"/>
            <w:szCs w:val="24"/>
            <w:u w:val="none"/>
            <w:shd w:fill="auto" w:val="clear"/>
            <w:vertAlign w:val="baseline"/>
          </w:rPr>
          <m:t xml:space="preserve">15</m:t>
        </m:r>
        <m:r>
          <w:rPr>
            <w:rFonts w:ascii="Cambria" w:cs="Cambria" w:eastAsia="Cambria" w:hAnsi="Cambria"/>
            <w:b w:val="0"/>
            <w:i w:val="0"/>
            <w:smallCaps w:val="0"/>
            <w:strike w:val="0"/>
            <w:color w:val="000000"/>
            <w:sz w:val="24"/>
            <w:szCs w:val="24"/>
            <w:u w:val="none"/>
            <w:shd w:fill="auto" w:val="clear"/>
            <w:vertAlign w:val="baseline"/>
          </w:rPr>
          <m:t>×</m:t>
        </m:r>
        <m:r>
          <w:rPr>
            <w:rFonts w:ascii="Cambria" w:cs="Cambria" w:eastAsia="Cambria" w:hAnsi="Cambria"/>
            <w:b w:val="0"/>
            <w:i w:val="0"/>
            <w:smallCaps w:val="0"/>
            <w:strike w:val="0"/>
            <w:color w:val="000000"/>
            <w:sz w:val="24"/>
            <w:szCs w:val="24"/>
            <w:u w:val="none"/>
            <w:shd w:fill="auto" w:val="clear"/>
            <w:vertAlign w:val="baseline"/>
          </w:rPr>
          <m:t xml:space="preserve">2</m:t>
        </m:r>
        <m:r>
          <w:rPr>
            <w:rFonts w:ascii="Cambria" w:cs="Cambria" w:eastAsia="Cambria" w:hAnsi="Cambria"/>
            <w:b w:val="0"/>
            <w:i w:val="0"/>
            <w:smallCaps w:val="0"/>
            <w:strike w:val="0"/>
            <w:color w:val="000000"/>
            <w:sz w:val="24"/>
            <w:szCs w:val="24"/>
            <w:u w:val="none"/>
            <w:shd w:fill="auto" w:val="clear"/>
            <w:vertAlign w:val="baseline"/>
          </w:rPr>
          <m:t>×</m:t>
        </m:r>
        <m:r>
          <w:rPr>
            <w:rFonts w:ascii="Cambria" w:cs="Cambria" w:eastAsia="Cambria" w:hAnsi="Cambria"/>
            <w:b w:val="0"/>
            <w:i w:val="0"/>
            <w:smallCaps w:val="0"/>
            <w:strike w:val="0"/>
            <w:color w:val="000000"/>
            <w:sz w:val="24"/>
            <w:szCs w:val="24"/>
            <w:u w:val="none"/>
            <w:shd w:fill="auto" w:val="clear"/>
            <w:vertAlign w:val="baseline"/>
          </w:rPr>
          <m:t xml:space="preserve">30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participants) spoken utterances.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present study, </w:t>
      </w:r>
      <w:commentRangeStart w:id="119"/>
      <w:commentRangeStart w:id="12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 analysis teams have received access</w:t>
      </w:r>
      <w:commentRangeEnd w:id="119"/>
      <w:r w:rsidDel="00000000" w:rsidR="00000000" w:rsidRPr="00000000">
        <w:commentReference w:id="119"/>
      </w:r>
      <w:commentRangeEnd w:id="120"/>
      <w:r w:rsidDel="00000000" w:rsidR="00000000" w:rsidRPr="00000000">
        <w:commentReference w:id="12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entire data set generated by the production study. The data set is constituted by audio recordings and annotation files in a format that is typical for the field. The teams were instructed to answer the following research question, using the provided data set: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 speakers acoustically modify utterances to signal atypical word combinations?</w:t>
      </w:r>
      <w:r w:rsidDel="00000000" w:rsidR="00000000" w:rsidRPr="00000000">
        <w:rPr>
          <w:rtl w:val="0"/>
        </w:rPr>
      </w:r>
    </w:p>
    <w:bookmarkStart w:colFirst="0" w:colLast="0" w:name="1t3h5sf" w:id="7"/>
    <w:bookmarkEnd w:id="7"/>
    <w:p w:rsidR="00000000" w:rsidDel="00000000" w:rsidP="00000000" w:rsidRDefault="00000000" w:rsidRPr="00000000" w14:paraId="00000033">
      <w:pPr>
        <w:pStyle w:val="Heading1"/>
        <w:rPr/>
      </w:pPr>
      <w:r w:rsidDel="00000000" w:rsidR="00000000" w:rsidRPr="00000000">
        <w:rPr>
          <w:rtl w:val="0"/>
        </w:rPr>
        <w:t xml:space="preserve">Methods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outlined in Section </w:t>
      </w:r>
      <w:hyperlink w:anchor="3znysh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Operationalizing speech</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researchers are faced with a large</w:t>
      </w:r>
      <w:commentRangeStart w:id="12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amount </w:t>
      </w:r>
      <w:commentRangeEnd w:id="121"/>
      <w:r w:rsidDel="00000000" w:rsidR="00000000" w:rsidRPr="00000000">
        <w:commentReference w:id="12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of </w:t>
      </w:r>
      <w:commentRangeStart w:id="12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analytic </w:t>
      </w:r>
      <w:commentRangeEnd w:id="122"/>
      <w:r w:rsidDel="00000000" w:rsidR="00000000" w:rsidRPr="00000000">
        <w:commentReference w:id="12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choices when analyzing a multidimensional signal such as speech. Analysts must identify and operationalize relevant measurements, as well as the temporal domain(s) from which these measurements are to be taken, and then possibly transform </w:t>
      </w:r>
      <w:commentRangeStart w:id="12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said </w:t>
      </w:r>
      <w:commentRangeEnd w:id="123"/>
      <w:r w:rsidDel="00000000" w:rsidR="00000000" w:rsidRPr="00000000">
        <w:commentReference w:id="12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measurements before submitting them to statistical models, which must be chosen alongside inferential criteria. The complexity of speech data constitutes the ideal testing ground to assess the upper bound of analytic flexibility that social science might face across disciplines. We employed a meta-analytic approach to assess (i) the variability of the reported effects, and (ii) how analytic and researcher-related predictors affect the final results.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this study, we followed the procedures proposed by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project comprised the following five phases:</w:t>
      </w:r>
    </w:p>
    <w:p w:rsidR="00000000" w:rsidDel="00000000" w:rsidP="00000000" w:rsidRDefault="00000000" w:rsidRPr="00000000" w14:paraId="00000036">
      <w:pPr>
        <w:numPr>
          <w:ilvl w:val="0"/>
          <w:numId w:val="11"/>
        </w:numPr>
        <w:ind w:left="720" w:hanging="480"/>
        <w:rPr/>
      </w:pPr>
      <w:r w:rsidDel="00000000" w:rsidR="00000000" w:rsidRPr="00000000">
        <w:rPr>
          <w:smallCaps w:val="1"/>
          <w:rtl w:val="0"/>
        </w:rPr>
        <w:t xml:space="preserve">Recruitment</w:t>
      </w:r>
      <w:r w:rsidDel="00000000" w:rsidR="00000000" w:rsidRPr="00000000">
        <w:rPr>
          <w:rtl w:val="0"/>
        </w:rPr>
        <w:t xml:space="preserve">: We recruited independent groups of researchers to analyze the data and review others’ data analyses.</w:t>
      </w:r>
    </w:p>
    <w:p w:rsidR="00000000" w:rsidDel="00000000" w:rsidP="00000000" w:rsidRDefault="00000000" w:rsidRPr="00000000" w14:paraId="00000037">
      <w:pPr>
        <w:numPr>
          <w:ilvl w:val="0"/>
          <w:numId w:val="11"/>
        </w:numPr>
        <w:ind w:left="720" w:hanging="480"/>
        <w:rPr/>
      </w:pPr>
      <w:r w:rsidDel="00000000" w:rsidR="00000000" w:rsidRPr="00000000">
        <w:rPr>
          <w:smallCaps w:val="1"/>
          <w:rtl w:val="0"/>
        </w:rPr>
        <w:t xml:space="preserve">Team Analysis</w:t>
      </w:r>
      <w:r w:rsidDel="00000000" w:rsidR="00000000" w:rsidRPr="00000000">
        <w:rPr>
          <w:rtl w:val="0"/>
        </w:rPr>
        <w:t xml:space="preserve">: We gave researchers access to the speech corpus and let them analyze the data as they saw fit.</w:t>
      </w:r>
    </w:p>
    <w:p w:rsidR="00000000" w:rsidDel="00000000" w:rsidP="00000000" w:rsidRDefault="00000000" w:rsidRPr="00000000" w14:paraId="00000038">
      <w:pPr>
        <w:numPr>
          <w:ilvl w:val="0"/>
          <w:numId w:val="11"/>
        </w:numPr>
        <w:ind w:left="720" w:hanging="480"/>
        <w:rPr/>
      </w:pPr>
      <w:r w:rsidDel="00000000" w:rsidR="00000000" w:rsidRPr="00000000">
        <w:rPr>
          <w:smallCaps w:val="1"/>
          <w:rtl w:val="0"/>
        </w:rPr>
        <w:t xml:space="preserve">Review</w:t>
      </w:r>
      <w:r w:rsidDel="00000000" w:rsidR="00000000" w:rsidRPr="00000000">
        <w:rPr>
          <w:rtl w:val="0"/>
        </w:rPr>
        <w:t xml:space="preserve">: We asked reviewers to generate peer-review ratings of the analyses based on methods (not results).</w:t>
      </w:r>
    </w:p>
    <w:p w:rsidR="00000000" w:rsidDel="00000000" w:rsidP="00000000" w:rsidRDefault="00000000" w:rsidRPr="00000000" w14:paraId="00000039">
      <w:pPr>
        <w:numPr>
          <w:ilvl w:val="0"/>
          <w:numId w:val="11"/>
        </w:numPr>
        <w:ind w:left="720" w:hanging="480"/>
        <w:rPr/>
      </w:pPr>
      <w:r w:rsidDel="00000000" w:rsidR="00000000" w:rsidRPr="00000000">
        <w:rPr>
          <w:smallCaps w:val="1"/>
          <w:rtl w:val="0"/>
        </w:rPr>
        <w:t xml:space="preserve">Meta-analysis</w:t>
      </w:r>
      <w:r w:rsidDel="00000000" w:rsidR="00000000" w:rsidRPr="00000000">
        <w:rPr>
          <w:rtl w:val="0"/>
        </w:rPr>
        <w:t xml:space="preserve">: We evaluated variability among the different analyses and how different predictors affected the outcomes.</w:t>
      </w:r>
    </w:p>
    <w:p w:rsidR="00000000" w:rsidDel="00000000" w:rsidP="00000000" w:rsidRDefault="00000000" w:rsidRPr="00000000" w14:paraId="0000003A">
      <w:pPr>
        <w:numPr>
          <w:ilvl w:val="0"/>
          <w:numId w:val="11"/>
        </w:numPr>
        <w:ind w:left="720" w:hanging="480"/>
        <w:rPr/>
      </w:pPr>
      <w:r w:rsidDel="00000000" w:rsidR="00000000" w:rsidRPr="00000000">
        <w:rPr>
          <w:smallCaps w:val="1"/>
          <w:rtl w:val="0"/>
        </w:rPr>
        <w:t xml:space="preserve">Write-up</w:t>
      </w:r>
      <w:r w:rsidDel="00000000" w:rsidR="00000000" w:rsidRPr="00000000">
        <w:rPr>
          <w:rtl w:val="0"/>
        </w:rPr>
        <w:t xml:space="preserve">: We collaboratively produced the final manuscript.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initially estimated that this process, from the time of an in-principle acceptance of the Stage 1 Registered Report to the end of Phase 5, would take nine months. Phase 4 (meta-analysis) took longer than initially anticipated and the total duration of the project was approximately 12 months.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project OSF repository contains all the materials mentioned in this paper and can be accessed at </w:t>
      </w:r>
      <w:hyperlink r:id="rId1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https://bit.ly/3AqU1ul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repository holds three main OSF components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Teams analyses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Questionnaires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a link to the project’s GitHub repository. The following sections report the criteria for sample size, data exclusions, data manipulations, and all the measures in the study.</w:t>
      </w:r>
    </w:p>
    <w:bookmarkStart w:colFirst="0" w:colLast="0" w:name="4d34og8" w:id="8"/>
    <w:bookmarkEnd w:id="8"/>
    <w:p w:rsidR="00000000" w:rsidDel="00000000" w:rsidP="00000000" w:rsidRDefault="00000000" w:rsidRPr="00000000" w14:paraId="0000003D">
      <w:pPr>
        <w:pStyle w:val="Heading2"/>
        <w:rPr/>
      </w:pPr>
      <w:r w:rsidDel="00000000" w:rsidR="00000000" w:rsidRPr="00000000">
        <w:rPr>
          <w:rtl w:val="0"/>
        </w:rPr>
        <w:t xml:space="preserve">Phase 1: Recruitment of analysts and initial survey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 online landing page provided a general description of the project, including a short pre-recorded slide-show that summarizes the data set and research question (</w:t>
      </w:r>
      <w:hyperlink r:id="rId1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https://many-speech-analyses.github.io</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project was advertised via social media, using mailing lists for linguistic and psychological societies, and via word of mouth. Social media advertising was accompanied by a short recruitment form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recruitment_form.pdf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target population comprised active speech science researchers with a graduate/doctoral degree (or currently studying for a graduate/doctoral degree) in relevant disciplines. All individuals interested in participating were asked to complete a questionnaire detailing their familiarity with numerous analytical approaches common in the speech sciences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analytic_approach_quest.pdf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Researchers could choose to work independently or in </w:t>
      </w:r>
      <w:commentRangeStart w:id="12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small team</w:t>
      </w:r>
      <w:commentRangeEnd w:id="124"/>
      <w:r w:rsidDel="00000000" w:rsidR="00000000" w:rsidRPr="00000000">
        <w:commentReference w:id="12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the sake of simplicity, we will refer both to a single researcher and teams as </w:t>
      </w:r>
      <w:r w:rsidDel="00000000" w:rsidR="00000000" w:rsidRPr="00000000">
        <w:rPr>
          <w:rFonts w:ascii="Cambria" w:cs="Cambria" w:eastAsia="Cambria" w:hAnsi="Cambria"/>
          <w:b w:val="0"/>
          <w:i w:val="0"/>
          <w:smallCaps w:val="1"/>
          <w:strike w:val="0"/>
          <w:color w:val="000000"/>
          <w:sz w:val="24"/>
          <w:szCs w:val="24"/>
          <w:u w:val="none"/>
          <w:shd w:fill="auto" w:val="clear"/>
          <w:vertAlign w:val="baseline"/>
          <w:rtl w:val="0"/>
        </w:rPr>
        <w:t xml:space="preserve">analysis teams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Recruitment for this project commenced after having received in-principle acceptance.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outlined above, our primary aim is to assess the variability of the reported effects, rather than the meta-analytic estimate of the investigated effect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per 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estimate the degree of uncertainty around effect variability as driven </w:t>
      </w:r>
      <w:r w:rsidDel="00000000" w:rsidR="00000000" w:rsidRPr="00000000">
        <w:rPr>
          <w:rtl w:val="0"/>
        </w:rPr>
        <w:t xml:space="preserve">by the number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teams, we ran a series of sample size simulations with values of variability extracted from . The code is available at </w:t>
      </w:r>
      <w:hyperlink r:id="rId1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https://many-speech-analyses.github.io/suppl/simulations.html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Section 2.</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Variability among teams was operationalized as the standard deviation of the teams’ reported effects from  (which we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z</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-scored prior to simulations to make it comparable to our study). For the mean of the teams’ true standard deviation (0.68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z</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-score), the simulation indicates that the degree of uncertainty around the estimated teams’ standard deviation will be below 1 SD at any sample size greater than 10 teams. Thus in order to achieve our main goal, i.e. estimating variability among teams, we considered a minimum sample size of 10 teams as sufficient. Given the exploratory nature of our study, however, we have sampled as many analysts as possible. We received initial expressions of interest to participate from more than 200 analysts, though there was a substantial drop-out rate (see Section Results).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submitting their analyses, we asked the analysts to also function as peer-reviewers. Each team had to review four other analyses. All analysts involved share co-authorship on this manuscript and participated in the collaborative process of producing the final manuscript. Informed consent was obtained as part of the intake form.</w:t>
      </w:r>
    </w:p>
    <w:bookmarkStart w:colFirst="0" w:colLast="0" w:name="2s8eyo1" w:id="9"/>
    <w:bookmarkEnd w:id="9"/>
    <w:p w:rsidR="00000000" w:rsidDel="00000000" w:rsidP="00000000" w:rsidRDefault="00000000" w:rsidRPr="00000000" w14:paraId="00000041">
      <w:pPr>
        <w:pStyle w:val="Heading2"/>
        <w:rPr/>
      </w:pPr>
      <w:r w:rsidDel="00000000" w:rsidR="00000000" w:rsidRPr="00000000">
        <w:rPr>
          <w:rtl w:val="0"/>
        </w:rPr>
        <w:t xml:space="preserve">Phase 2: Primary Data Analyses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analysis teams registered for participation and each of the analysts individually answered a demographic and expertise questionnaire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intake_form.pdf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PDF version of this and all other questionnaires are available in the repository’s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Questionnaires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component, at </w:t>
      </w:r>
      <w:hyperlink r:id="rId1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https://bit.ly/3Cf3fdm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questionnaire collected information on the </w:t>
      </w:r>
      <w:commentRangeStart w:id="12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analysts</w:t>
      </w:r>
      <w:commentRangeEnd w:id="125"/>
      <w:r w:rsidDel="00000000" w:rsidR="00000000" w:rsidRPr="00000000">
        <w:commentReference w:id="12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current position and self-estimated breadth and level of statistical expertise and acoustic analysis skills. We then requested that they answer </w:t>
      </w:r>
      <w:commentRangeStart w:id="12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question</w:t>
      </w:r>
      <w:commentRangeEnd w:id="126"/>
      <w:r w:rsidDel="00000000" w:rsidR="00000000" w:rsidRPr="00000000">
        <w:commentReference w:id="12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 speakers acoustically modify utterances to signal atypical word combinations?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do so, they were given the data generated by the experiment described in Section </w:t>
      </w:r>
      <w:hyperlink w:anchor="tyjcw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The data set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Start w:id="12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data</w:t>
      </w:r>
      <w:commentRangeEnd w:id="127"/>
      <w:r w:rsidDel="00000000" w:rsidR="00000000" w:rsidRPr="00000000">
        <w:commentReference w:id="12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included the audio recordings with corresponding time-aligne</w:t>
      </w:r>
      <w:commentRangeStart w:id="12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 transcriptions</w:t>
      </w:r>
      <w:commentRangeEnd w:id="128"/>
      <w:r w:rsidDel="00000000" w:rsidR="00000000" w:rsidRPr="00000000">
        <w:commentReference w:id="12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form of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Praat TextGrid file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These can be found in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component at </w:t>
      </w:r>
      <w:hyperlink r:id="rId1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https://bit.ly/3Ahawc7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their analysis was complete, they answered a structured questionnaire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analytic_quest.pdf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providing information about their analysis technique, an explanation of their analytic choices, their quantitative results, and a statement describing their conclusions. They also uploaded their analysis files (including the additionally derived data and text files that were used to extract and pre-process the acoustic data), their analysis code (if applicable), and a detailed journal-ready analysis section.</w:t>
      </w:r>
    </w:p>
    <w:bookmarkStart w:colFirst="0" w:colLast="0" w:name="17dp8vu" w:id="10"/>
    <w:bookmarkEnd w:id="10"/>
    <w:p w:rsidR="00000000" w:rsidDel="00000000" w:rsidP="00000000" w:rsidRDefault="00000000" w:rsidRPr="00000000" w14:paraId="00000044">
      <w:pPr>
        <w:pStyle w:val="Heading2"/>
        <w:rPr/>
      </w:pPr>
      <w:r w:rsidDel="00000000" w:rsidR="00000000" w:rsidRPr="00000000">
        <w:rPr>
          <w:rtl w:val="0"/>
        </w:rPr>
        <w:t xml:space="preserve">Phase 3: Peer Review of Analyses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Each analysis was evaluated by four different </w:t>
      </w:r>
      <w:commentRangeStart w:id="129"/>
      <w:commentRangeStart w:id="13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analyst</w:t>
      </w:r>
      <w:del w:author="Shiloh Drake" w:id="12" w:date="2022-09-27T21:51:0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teams</w:t>
      </w:r>
      <w:commentRangeEnd w:id="129"/>
      <w:r w:rsidDel="00000000" w:rsidR="00000000" w:rsidRPr="00000000">
        <w:commentReference w:id="12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130"/>
      <w:r w:rsidDel="00000000" w:rsidR="00000000" w:rsidRPr="00000000">
        <w:commentReference w:id="13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who functioned as peer-reviewers. Each peer-reviewer was randomly assigned to analyses from at least four analysis teams. Reviewers evaluated the methods of each of their assigned analyses one at a time in a sequence determined by the initiating authors. The sequences were systematically assigned so that, if possible, each analysis is allocated to each position in the sequence for at least one reviewer.</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process for a single reviewer was as follows. First, </w:t>
      </w:r>
      <w:commentRangeStart w:id="13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reviewer received a description of the methods of a single analysis.</w:t>
      </w:r>
      <w:commentRangeEnd w:id="131"/>
      <w:r w:rsidDel="00000000" w:rsidR="00000000" w:rsidRPr="00000000">
        <w:commentReference w:id="13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included the narrative methods section, the analysis team’s answers to the questionnaire regarding their methods, including analysis code and the data set. The reviewer was then asked in an online questionnaire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peer_review_quest.pdf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rate both the acoustic and the statistical analyses and to provide an overall rating, using a scale of 0-100, respectively. To help reviewers calibrate their rating, they were given the following guidelines:</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tl w:val="0"/>
        </w:rPr>
      </w:r>
    </w:p>
    <w:p w:rsidR="00000000" w:rsidDel="00000000" w:rsidP="00000000" w:rsidRDefault="00000000" w:rsidRPr="00000000" w14:paraId="00000048">
      <w:pPr>
        <w:numPr>
          <w:ilvl w:val="1"/>
          <w:numId w:val="2"/>
        </w:numPr>
        <w:ind w:left="1440" w:hanging="480"/>
        <w:rPr/>
      </w:pPr>
      <w:r w:rsidDel="00000000" w:rsidR="00000000" w:rsidRPr="00000000">
        <w:rPr>
          <w:rtl w:val="0"/>
        </w:rPr>
        <w:t xml:space="preserve">A perfect analysis with no conceivable improvements from the reviewer.</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tl w:val="0"/>
        </w:rPr>
      </w:r>
    </w:p>
    <w:p w:rsidR="00000000" w:rsidDel="00000000" w:rsidP="00000000" w:rsidRDefault="00000000" w:rsidRPr="00000000" w14:paraId="0000004A">
      <w:pPr>
        <w:numPr>
          <w:ilvl w:val="1"/>
          <w:numId w:val="3"/>
        </w:numPr>
        <w:ind w:left="1440" w:hanging="480"/>
        <w:rPr/>
      </w:pPr>
      <w:r w:rsidDel="00000000" w:rsidR="00000000" w:rsidRPr="00000000">
        <w:rPr>
          <w:rtl w:val="0"/>
        </w:rPr>
        <w:t xml:space="preserve">An imperfect analysis but the needed changes are unlikely to dramatically alter final interpretation.</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tl w:val="0"/>
        </w:rPr>
      </w:r>
    </w:p>
    <w:p w:rsidR="00000000" w:rsidDel="00000000" w:rsidP="00000000" w:rsidRDefault="00000000" w:rsidRPr="00000000" w14:paraId="0000004C">
      <w:pPr>
        <w:numPr>
          <w:ilvl w:val="1"/>
          <w:numId w:val="4"/>
        </w:numPr>
        <w:ind w:left="1440" w:hanging="480"/>
        <w:rPr/>
      </w:pPr>
      <w:r w:rsidDel="00000000" w:rsidR="00000000" w:rsidRPr="00000000">
        <w:rPr>
          <w:rtl w:val="0"/>
        </w:rPr>
        <w:t xml:space="preserve">A flawed analysis likely to produce either an unreliable estimate of the relationship or an over-precise estimate of uncertainty.</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tl w:val="0"/>
        </w:rPr>
      </w:r>
    </w:p>
    <w:p w:rsidR="00000000" w:rsidDel="00000000" w:rsidP="00000000" w:rsidRDefault="00000000" w:rsidRPr="00000000" w14:paraId="0000004E">
      <w:pPr>
        <w:numPr>
          <w:ilvl w:val="1"/>
          <w:numId w:val="6"/>
        </w:numPr>
        <w:ind w:left="1440" w:hanging="480"/>
        <w:rPr/>
      </w:pPr>
      <w:r w:rsidDel="00000000" w:rsidR="00000000" w:rsidRPr="00000000">
        <w:rPr>
          <w:rtl w:val="0"/>
        </w:rPr>
        <w:t xml:space="preserve">A flawed analysis likely to produce an unreliable estimate of the relationship and an over-precise estimate of uncertainty.</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tl w:val="0"/>
        </w:rPr>
      </w:r>
    </w:p>
    <w:p w:rsidR="00000000" w:rsidDel="00000000" w:rsidP="00000000" w:rsidRDefault="00000000" w:rsidRPr="00000000" w14:paraId="00000050">
      <w:pPr>
        <w:numPr>
          <w:ilvl w:val="1"/>
          <w:numId w:val="8"/>
        </w:numPr>
        <w:ind w:left="1440" w:hanging="480"/>
        <w:rPr/>
      </w:pPr>
      <w:r w:rsidDel="00000000" w:rsidR="00000000" w:rsidRPr="00000000">
        <w:rPr>
          <w:rtl w:val="0"/>
        </w:rPr>
        <w:t xml:space="preserve">A dangerously misleading analysis, certain to produce both an estimate that is wrong and a substantially over-precise estimate of uncertainty that places undue confidence in the incorrect estimate.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reviewers were also given the option to include further comments in a text box for each of the three ratings.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submitting the review, a methods section from a second analysis was </w:t>
      </w:r>
      <w:commentRangeStart w:id="13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then</w:t>
      </w:r>
      <w:commentRangeEnd w:id="132"/>
      <w:r w:rsidDel="00000000" w:rsidR="00000000" w:rsidRPr="00000000">
        <w:commentReference w:id="13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made available to the reviewer. This same sequence was followed until all analyses allocated to a given reviewer were provided and reviewed.</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4"/>
      </w:r>
      <w:r w:rsidDel="00000000" w:rsidR="00000000" w:rsidRPr="00000000">
        <w:rPr>
          <w:rtl w:val="0"/>
        </w:rPr>
      </w:r>
    </w:p>
    <w:bookmarkStart w:colFirst="0" w:colLast="0" w:name="3rdcrjn" w:id="11"/>
    <w:bookmarkEnd w:id="11"/>
    <w:p w:rsidR="00000000" w:rsidDel="00000000" w:rsidP="00000000" w:rsidRDefault="00000000" w:rsidRPr="00000000" w14:paraId="00000053">
      <w:pPr>
        <w:pStyle w:val="Heading2"/>
        <w:rPr/>
      </w:pPr>
      <w:r w:rsidDel="00000000" w:rsidR="00000000" w:rsidRPr="00000000">
        <w:rPr>
          <w:rtl w:val="0"/>
        </w:rPr>
        <w:t xml:space="preserve">Phase 4: Evaluating variation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initiating authors (SC, JC, TR) conducted the analyses outlined in this section. We did not conduct confirmatory tests of any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 priori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hypotheses. We consider our analyses exploratory.</w:t>
      </w:r>
    </w:p>
    <w:bookmarkStart w:colFirst="0" w:colLast="0" w:name="26in1rg" w:id="12"/>
    <w:bookmarkEnd w:id="12"/>
    <w:p w:rsidR="00000000" w:rsidDel="00000000" w:rsidP="00000000" w:rsidRDefault="00000000" w:rsidRPr="00000000" w14:paraId="00000055">
      <w:pPr>
        <w:pStyle w:val="Heading3"/>
        <w:rPr/>
      </w:pPr>
      <w:r w:rsidDel="00000000" w:rsidR="00000000" w:rsidRPr="00000000">
        <w:rPr>
          <w:rtl w:val="0"/>
        </w:rPr>
        <w:t xml:space="preserve">Descriptive statistics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13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calculated summary statistics describing variation among analyses, including (a) the nature and number of acoustic measures (e.g. f0 or duration), (b) the operationalization and the temporal domain of measurement (e.g. mean of an interval or value at specified point in time), (c) the nature and number of model parameters for both fixed and random effects (if applicable), (d) the nature and reasoning behind inferential assessments (e.g. dichotomous decision based 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-values, ordinal decision based on a Bayes factor), as well as the (e) mean, (f) standard deviation and (g) range of the standardized effect sizes (see the next section for the standardization procedure). These summary statistics are reported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Descriptive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the Results se</w:t>
      </w:r>
      <w:commentRangeStart w:id="134"/>
      <w:commentRangeStart w:id="135"/>
      <w:commentRangeStart w:id="136"/>
      <w:commentRangeStart w:id="13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ction.</w:t>
      </w:r>
      <w:commentRangeEnd w:id="133"/>
      <w:r w:rsidDel="00000000" w:rsidR="00000000" w:rsidRPr="00000000">
        <w:commentReference w:id="133"/>
      </w:r>
      <w:commentRangeEnd w:id="134"/>
      <w:r w:rsidDel="00000000" w:rsidR="00000000" w:rsidRPr="00000000">
        <w:commentReference w:id="134"/>
      </w:r>
      <w:commentRangeEnd w:id="135"/>
      <w:r w:rsidDel="00000000" w:rsidR="00000000" w:rsidRPr="00000000">
        <w:commentReference w:id="135"/>
      </w:r>
      <w:commentRangeEnd w:id="136"/>
      <w:r w:rsidDel="00000000" w:rsidR="00000000" w:rsidRPr="00000000">
        <w:commentReference w:id="136"/>
      </w:r>
      <w:commentRangeEnd w:id="137"/>
      <w:r w:rsidDel="00000000" w:rsidR="00000000" w:rsidRPr="00000000">
        <w:commentReference w:id="137"/>
      </w:r>
      <w:r w:rsidDel="00000000" w:rsidR="00000000" w:rsidRPr="00000000">
        <w:rPr>
          <w:rtl w:val="0"/>
        </w:rPr>
      </w:r>
    </w:p>
    <w:bookmarkStart w:colFirst="0" w:colLast="0" w:name="lnxbz9" w:id="13"/>
    <w:bookmarkEnd w:id="13"/>
    <w:p w:rsidR="00000000" w:rsidDel="00000000" w:rsidP="00000000" w:rsidRDefault="00000000" w:rsidRPr="00000000" w14:paraId="00000057">
      <w:pPr>
        <w:pStyle w:val="Heading3"/>
        <w:rPr/>
      </w:pPr>
      <w:r w:rsidDel="00000000" w:rsidR="00000000" w:rsidRPr="00000000">
        <w:rPr>
          <w:rtl w:val="0"/>
        </w:rPr>
        <w:t xml:space="preserve">Meta-analytic estimation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investigated the variability in </w:t>
      </w:r>
      <w:r w:rsidDel="00000000" w:rsidR="00000000" w:rsidRPr="00000000">
        <w:rPr>
          <w:rFonts w:ascii="Cambria" w:cs="Cambria" w:eastAsia="Cambria" w:hAnsi="Cambria"/>
          <w:b w:val="0"/>
          <w:i w:val="0"/>
          <w:smallCaps w:val="1"/>
          <w:strike w:val="0"/>
          <w:color w:val="000000"/>
          <w:sz w:val="24"/>
          <w:szCs w:val="24"/>
          <w:u w:val="none"/>
          <w:shd w:fill="auto" w:val="clear"/>
          <w:vertAlign w:val="baseline"/>
          <w:rtl w:val="0"/>
        </w:rPr>
        <w:t xml:space="preserve">reported effect sizes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using Bayesian meta-analytic techniques. As the measure of variability, we took the meta-analytic </w:t>
      </w:r>
      <w:r w:rsidDel="00000000" w:rsidR="00000000" w:rsidRPr="00000000">
        <w:rPr>
          <w:rFonts w:ascii="Cambria" w:cs="Cambria" w:eastAsia="Cambria" w:hAnsi="Cambria"/>
          <w:b w:val="0"/>
          <w:i w:val="0"/>
          <w:smallCaps w:val="1"/>
          <w:strike w:val="0"/>
          <w:color w:val="000000"/>
          <w:sz w:val="24"/>
          <w:szCs w:val="24"/>
          <w:u w:val="none"/>
          <w:shd w:fill="auto" w:val="clear"/>
          <w:vertAlign w:val="baseline"/>
          <w:rtl w:val="0"/>
        </w:rPr>
        <w:t xml:space="preserve">group-level standard deviation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sSub>
          <m:e>
            <m:r>
              <m:t>σ</m:t>
            </m:r>
          </m:e>
          <m:sub>
            <m:sSub>
              <m:sSubPr>
                <m:ctrlPr>
                  <w:rPr>
                    <w:rFonts w:ascii="Cambria" w:cs="Cambria" w:eastAsia="Cambria" w:hAnsi="Cambria"/>
                    <w:b w:val="0"/>
                    <w:i w:val="0"/>
                    <w:smallCaps w:val="0"/>
                    <w:strike w:val="0"/>
                    <w:color w:val="000000"/>
                    <w:sz w:val="24"/>
                    <w:szCs w:val="24"/>
                    <w:u w:val="none"/>
                    <w:shd w:fill="auto" w:val="clear"/>
                    <w:vertAlign w:val="baseline"/>
                  </w:rPr>
                </m:ctrlPr>
              </m:sSubPr>
              <m:e>
                <m:r>
                  <m:t>α</m:t>
                </m:r>
              </m:e>
              <m:sub>
                <m:r>
                  <w:rPr>
                    <w:rFonts w:ascii="Cambria" w:cs="Cambria" w:eastAsia="Cambria" w:hAnsi="Cambria"/>
                    <w:b w:val="0"/>
                    <w:i w:val="0"/>
                    <w:smallCaps w:val="0"/>
                    <w:strike w:val="0"/>
                    <w:color w:val="000000"/>
                    <w:sz w:val="24"/>
                    <w:szCs w:val="24"/>
                    <w:u w:val="none"/>
                    <w:shd w:fill="auto" w:val="clear"/>
                    <w:vertAlign w:val="baseline"/>
                  </w:rPr>
                  <m:t xml:space="preserve">t</m:t>
                </m:r>
              </m:sub>
            </m:sSub>
          </m:sub>
        </m:sSub>
      </m:oMath>
      <w:del w:author="Malin Spaniol" w:id="13" w:date="2022-10-11T13:34:1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below), where </w:t>
      </w:r>
      <w:commentRangeStart w:id="13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groups are the analysis teams</w:t>
      </w:r>
      <w:commentRangeEnd w:id="138"/>
      <w:r w:rsidDel="00000000" w:rsidR="00000000" w:rsidRPr="00000000">
        <w:commentReference w:id="13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we detail in Section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Meta-analytic estimation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have also run further non-preregistered analyses. For these we refer the reader to </w:t>
      </w:r>
      <w:commentRangeStart w:id="13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 section</w:t>
      </w:r>
      <w:commentRangeEnd w:id="139"/>
      <w:r w:rsidDel="00000000" w:rsidR="00000000" w:rsidRPr="00000000">
        <w:commentReference w:id="13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while we only describe the preregistered analyses in the following paragraphs.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Based on the common practices currently in place within the field, we anticipated that researchers would use multilevel regression models, thus common measurements of effect size, such as Cohen’s </w:t>
      </w:r>
      <m:oMath>
        <m:r>
          <w:rPr>
            <w:rFonts w:ascii="Cambria" w:cs="Cambria" w:eastAsia="Cambria" w:hAnsi="Cambria"/>
            <w:b w:val="0"/>
            <w:i w:val="0"/>
            <w:smallCaps w:val="0"/>
            <w:strike w:val="0"/>
            <w:color w:val="000000"/>
            <w:sz w:val="24"/>
            <w:szCs w:val="24"/>
            <w:u w:val="none"/>
            <w:shd w:fill="auto" w:val="clear"/>
            <w:vertAlign w:val="baseline"/>
          </w:rPr>
          <m:t xml:space="preserve">d</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might have been inappropriate. Furthermore,  suggest that directly asking analysts to report standardized effect sizes could bias the choice of analyses towards types that more straightforwardly return a standardized effect. Since the variables used by the analysis teams might have substantially differed in their measurement scales (e.g, Hertz for frequency vs milliseconds for duration) </w:t>
      </w:r>
      <w:commentRangeStart w:id="14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that </w:t>
      </w:r>
      <w:commentRangeEnd w:id="140"/>
      <w:r w:rsidDel="00000000" w:rsidR="00000000" w:rsidRPr="00000000">
        <w:commentReference w:id="14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was indeed the case, we have standardized all reported effects by refitting each </w:t>
      </w:r>
      <w:r w:rsidDel="00000000" w:rsidR="00000000" w:rsidRPr="00000000">
        <w:rPr>
          <w:rFonts w:ascii="Cambria" w:cs="Cambria" w:eastAsia="Cambria" w:hAnsi="Cambria"/>
          <w:b w:val="0"/>
          <w:i w:val="0"/>
          <w:smallCaps w:val="1"/>
          <w:strike w:val="0"/>
          <w:color w:val="000000"/>
          <w:sz w:val="24"/>
          <w:szCs w:val="24"/>
          <w:u w:val="none"/>
          <w:shd w:fill="auto" w:val="clear"/>
          <w:vertAlign w:val="baseline"/>
          <w:rtl w:val="0"/>
        </w:rPr>
        <w:t xml:space="preserve">reported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with centered and scaled continuous variables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z</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-scores, i.e. the observed values subtracted from the mean divided by the standard deviation) and sum-coded factor variables. Each </w:t>
      </w:r>
      <w:r w:rsidDel="00000000" w:rsidR="00000000" w:rsidRPr="00000000">
        <w:rPr>
          <w:rFonts w:ascii="Cambria" w:cs="Cambria" w:eastAsia="Cambria" w:hAnsi="Cambria"/>
          <w:b w:val="0"/>
          <w:i w:val="0"/>
          <w:smallCaps w:val="1"/>
          <w:strike w:val="0"/>
          <w:color w:val="000000"/>
          <w:sz w:val="24"/>
          <w:szCs w:val="24"/>
          <w:u w:val="none"/>
          <w:shd w:fill="auto" w:val="clear"/>
          <w:vertAlign w:val="baseline"/>
          <w:rtl w:val="0"/>
        </w:rPr>
        <w:t xml:space="preserve">standardized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was fitted as a Bayesian regression model with Stan</w:t>
      </w:r>
      <w:del w:author="Malin Spaniol" w:id="14" w:date="2022-10-11T13:38:5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RStan</w:t>
      </w:r>
      <w:del w:author="Malin Spaniol" w:id="15" w:date="2022-10-11T13:38:5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brms  in R</w:t>
      </w:r>
      <w:del w:author="Malin Spaniol" w:id="16" w:date="2022-10-11T13:42:4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Model refitting also constituted a way of validating the reported analyses, a step recommended by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Details about the refitting procedure can be found at LINK.</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coefficients of the critical predictors (i.e. critical according to the analysis teams’ self-reported inferential criteria) obtained from the standardized models were used as the </w:t>
      </w:r>
      <w:r w:rsidDel="00000000" w:rsidR="00000000" w:rsidRPr="00000000">
        <w:rPr>
          <w:rFonts w:ascii="Cambria" w:cs="Cambria" w:eastAsia="Cambria" w:hAnsi="Cambria"/>
          <w:b w:val="0"/>
          <w:i w:val="0"/>
          <w:smallCaps w:val="1"/>
          <w:strike w:val="0"/>
          <w:color w:val="000000"/>
          <w:sz w:val="24"/>
          <w:szCs w:val="24"/>
          <w:u w:val="none"/>
          <w:shd w:fill="auto" w:val="clear"/>
          <w:vertAlign w:val="baseline"/>
          <w:rtl w:val="0"/>
        </w:rPr>
        <w:t xml:space="preserve">standardized effect 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m:t>η</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each reported model. Moreover, to account for the differing degree of uncertainty around each standardized effect size, we used the standard deviation of each standardized effect size as the </w:t>
      </w:r>
      <w:r w:rsidDel="00000000" w:rsidR="00000000" w:rsidRPr="00000000">
        <w:rPr>
          <w:rFonts w:ascii="Cambria" w:cs="Cambria" w:eastAsia="Cambria" w:hAnsi="Cambria"/>
          <w:b w:val="0"/>
          <w:i w:val="0"/>
          <w:smallCaps w:val="1"/>
          <w:strike w:val="0"/>
          <w:color w:val="000000"/>
          <w:sz w:val="24"/>
          <w:szCs w:val="24"/>
          <w:u w:val="none"/>
          <w:shd w:fill="auto" w:val="clear"/>
          <w:vertAlign w:val="baseline"/>
          <w:rtl w:val="0"/>
        </w:rPr>
        <w:t xml:space="preserve">standardized standard error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se</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enabled us to fit a so-called “measurement-error” model, in which both the standardized effect sizes and their respective standard errors are entered in the meta-analytic model. As a desired consequence, effect sizes with a greater standard error are weighted less than those with a smaller standard error in the meta-analytic calculations.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having obtained the standardized effect sizes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m:t>η</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with related standard errors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se</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each </w:t>
      </w:r>
      <w:commentRangeStart w:id="14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critical predictor of the individual reported model</w:t>
      </w:r>
      <w:commentRangeEnd w:id="141"/>
      <w:r w:rsidDel="00000000" w:rsidR="00000000" w:rsidRPr="00000000">
        <w:commentReference w:id="14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conducted a </w:t>
      </w:r>
      <w:r w:rsidDel="00000000" w:rsidR="00000000" w:rsidRPr="00000000">
        <w:rPr>
          <w:rFonts w:ascii="Cambria" w:cs="Cambria" w:eastAsia="Cambria" w:hAnsi="Cambria"/>
          <w:b w:val="0"/>
          <w:i w:val="0"/>
          <w:smallCaps w:val="1"/>
          <w:strike w:val="0"/>
          <w:color w:val="000000"/>
          <w:sz w:val="24"/>
          <w:szCs w:val="24"/>
          <w:u w:val="none"/>
          <w:shd w:fill="auto" w:val="clear"/>
          <w:vertAlign w:val="baseline"/>
          <w:rtl w:val="0"/>
        </w:rPr>
        <w:t xml:space="preserve">Bayesian random-effects meta-analysis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using a multi-level </w:t>
      </w:r>
      <w:commentRangeStart w:id="142"/>
      <w:commentRangeStart w:id="14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(intercept-only)</w:t>
      </w:r>
      <w:commentRangeEnd w:id="142"/>
      <w:r w:rsidDel="00000000" w:rsidR="00000000" w:rsidRPr="00000000">
        <w:commentReference w:id="142"/>
      </w:r>
      <w:commentRangeEnd w:id="143"/>
      <w:r w:rsidDel="00000000" w:rsidR="00000000" w:rsidRPr="00000000">
        <w:commentReference w:id="14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regression model. The outcome variable was the set of standardized effect sizes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m:t>η</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likelihood of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m:t>η</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was assumed to correspond to a normal distribution . The analysis teams were entered as a group-level effect (i.e.,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w:t>
      </w:r>
      <w:del w:author="Malin Spaniol" w:id="17" w:date="2022-10-11T13:34:56Z">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delText xml:space="preserve"> </w:delText>
        </w:r>
      </w:del>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team)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called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random effect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frequentist literature). The standard errors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se</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were included as the standard deviation of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m:t>η</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fit a measurement-error model, as discussed above. We used regularizing weakly-informative priors for the intercept</w:t>
      </w:r>
      <w:commentRangeStart w:id="14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m:t>α</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w:cs="Cambria" w:eastAsia="Cambria" w:hAnsi="Cambria"/>
            <w:b w:val="0"/>
            <w:i w:val="0"/>
            <w:smallCaps w:val="0"/>
            <w:strike w:val="0"/>
            <w:color w:val="000000"/>
            <w:sz w:val="24"/>
            <w:szCs w:val="24"/>
            <w:u w:val="none"/>
            <w:shd w:fill="auto" w:val="clear"/>
            <w:vertAlign w:val="baseline"/>
          </w:rPr>
          <m:t xml:space="preserve">Normal</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0,1</m:t>
            </m:r>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for the group-level standard deviation </w:t>
      </w:r>
      <m:oMath>
        <m:sSub>
          <m:e>
            <w:del w:author="Malin Spaniol" w:id="18" w:date="2022-10-11T13:35:41Z">
              <m:r>
                <m:t>σ</m:t>
              </m:r>
            </w:del>
          </m:e>
          <m:sub>
            <m:sSub>
              <m:sSubPr>
                <m:ctrlPr>
                  <w:rPr>
                    <w:rFonts w:ascii="Cambria" w:cs="Cambria" w:eastAsia="Cambria" w:hAnsi="Cambria"/>
                    <w:b w:val="0"/>
                    <w:i w:val="0"/>
                    <w:smallCaps w:val="0"/>
                    <w:strike w:val="0"/>
                    <w:color w:val="000000"/>
                    <w:sz w:val="24"/>
                    <w:szCs w:val="24"/>
                    <w:u w:val="none"/>
                    <w:shd w:fill="auto" w:val="clear"/>
                    <w:vertAlign w:val="baseline"/>
                  </w:rPr>
                </m:ctrlPr>
              </m:sSubPr>
              <m:e>
                <w:del w:author="Malin Spaniol" w:id="18" w:date="2022-10-11T13:35:41Z">
                  <m:r>
                    <m:t>α</m:t>
                  </m:r>
                </w:del>
              </m:e>
              <m:sub>
                <m:r>
                  <w:rPr>
                    <w:rFonts w:ascii="Cambria" w:cs="Cambria" w:eastAsia="Cambria" w:hAnsi="Cambria"/>
                    <w:b w:val="0"/>
                    <w:i w:val="0"/>
                    <w:smallCaps w:val="0"/>
                    <w:strike w:val="0"/>
                    <w:color w:val="000000"/>
                    <w:sz w:val="24"/>
                    <w:szCs w:val="24"/>
                    <w:u w:val="none"/>
                    <w:shd w:fill="auto" w:val="clear"/>
                    <w:vertAlign w:val="baseline"/>
                  </w:rPr>
                  <m:t xml:space="preserve">t</m:t>
                </m:r>
              </m:sub>
            </m:sSub>
          </m:sub>
        </m:sSub>
      </m:oMath>
      <w:del w:author="Malin Spaniol" w:id="18" w:date="2022-10-11T13:35:41Z"/>
      <w:del w:author="Malin Spaniol" w:id="19" w:date="2022-10-11T13:35:5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m:oMath>
        <m:r>
          <w:rPr>
            <w:rFonts w:ascii="Cambria" w:cs="Cambria" w:eastAsia="Cambria" w:hAnsi="Cambria"/>
            <w:b w:val="0"/>
            <w:i w:val="0"/>
            <w:smallCaps w:val="0"/>
            <w:strike w:val="0"/>
            <w:color w:val="000000"/>
            <w:sz w:val="24"/>
            <w:szCs w:val="24"/>
            <w:u w:val="none"/>
            <w:shd w:fill="auto" w:val="clear"/>
            <w:vertAlign w:val="baseline"/>
          </w:rPr>
          <m:t xml:space="preserve">HalfCauchy</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0,1</m:t>
            </m:r>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commentRangeEnd w:id="144"/>
      <w:r w:rsidDel="00000000" w:rsidR="00000000" w:rsidRPr="00000000">
        <w:commentReference w:id="14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fit</w:t>
      </w:r>
      <w:del w:author="Michelle Cohn" w:id="20" w:date="2022-10-10T19:31:0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ted</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model with 4 chains of Hamiltonian Monte-Carlo sampling for the estimation of the joint posterior distribution, using the No U-Turn Sampler (NUTS) as implemented in Stan</w:t>
      </w:r>
      <w:del w:author="Malin Spaniol" w:id="21" w:date="2022-10-11T13:39:0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4000 iterations (2000 for warm-up) per chain, distributed across 8 processing cores and 2 threads in within-chain parallelization. The model did not incur any divergent transitions (</w:t>
      </w:r>
      <m:oMath>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R</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was equal or lower than </w:t>
      </w:r>
      <w:commentRangeStart w:id="14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w:t>
      </w:r>
      <w:commentRangeEnd w:id="145"/>
      <w:r w:rsidDel="00000000" w:rsidR="00000000" w:rsidRPr="00000000">
        <w:commentReference w:id="14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estimated sample sizes were sufficient. The code used to run the model can be found at &lt;&gt;.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posterior distribution of the population-level intercept </w:t>
      </w:r>
      <m:oMath>
        <m:r>
          <m:t>α</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allowed us to estimate the range of probable values of the standardized effect size </w:t>
      </w:r>
      <m:oMath>
        <m:acc>
          <m:accPr>
            <m:chr m:val="̂"/>
          </m:accPr>
          <m:e>
            <m:r>
              <m:t>η</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posterior distribution further allowed us to investigate the effect of a set of analytic and researcher-related predictors, detailed in the next section. Crucially, the posterior distribution of the </w:t>
      </w:r>
      <w:hyperlink r:id="rId1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group-level standard deviation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sSub>
          <m:e>
            <m:r>
              <m:t>σ</m:t>
            </m:r>
          </m:e>
          <m:sub>
            <m:sSub>
              <m:sSubPr>
                <m:ctrlPr>
                  <w:rPr>
                    <w:rFonts w:ascii="Cambria" w:cs="Cambria" w:eastAsia="Cambria" w:hAnsi="Cambria"/>
                    <w:b w:val="0"/>
                    <w:i w:val="0"/>
                    <w:smallCaps w:val="0"/>
                    <w:strike w:val="0"/>
                    <w:color w:val="000000"/>
                    <w:sz w:val="24"/>
                    <w:szCs w:val="24"/>
                    <w:u w:val="none"/>
                    <w:shd w:fill="auto" w:val="clear"/>
                    <w:vertAlign w:val="baseline"/>
                  </w:rPr>
                </m:ctrlPr>
              </m:sSubPr>
              <m:e>
                <m:r>
                  <m:t>α</m:t>
                </m:r>
              </m:e>
              <m:sub>
                <m:r>
                  <w:rPr>
                    <w:rFonts w:ascii="Cambria" w:cs="Cambria" w:eastAsia="Cambria" w:hAnsi="Cambria"/>
                    <w:b w:val="0"/>
                    <w:i w:val="0"/>
                    <w:smallCaps w:val="0"/>
                    <w:strike w:val="0"/>
                    <w:color w:val="000000"/>
                    <w:sz w:val="24"/>
                    <w:szCs w:val="24"/>
                    <w:u w:val="none"/>
                    <w:shd w:fill="auto" w:val="clear"/>
                    <w:vertAlign w:val="baseline"/>
                  </w:rPr>
                  <m:t xml:space="preserve">t</m:t>
                </m:r>
              </m:sub>
            </m:sSub>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(i.e. the standard deviation of the group-level effect of team) allowed us to quantify the degree of variation between the teams’ analyses on a standardized scale.</w:t>
      </w:r>
    </w:p>
    <w:bookmarkStart w:colFirst="0" w:colLast="0" w:name="35nkun2" w:id="14"/>
    <w:bookmarkEnd w:id="14"/>
    <w:p w:rsidR="00000000" w:rsidDel="00000000" w:rsidP="00000000" w:rsidRDefault="00000000" w:rsidRPr="00000000" w14:paraId="0000005D">
      <w:pPr>
        <w:pStyle w:val="Heading3"/>
        <w:rPr/>
      </w:pPr>
      <w:r w:rsidDel="00000000" w:rsidR="00000000" w:rsidRPr="00000000">
        <w:rPr>
          <w:rtl w:val="0"/>
        </w:rPr>
        <w:t xml:space="preserve">Analytic and researcher-related predictors affecting effect sizes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 second step, we investigated the extent to which the individual standardized effect sizes are affected by a series of </w:t>
      </w:r>
      <w:r w:rsidDel="00000000" w:rsidR="00000000" w:rsidRPr="00000000">
        <w:rPr>
          <w:rFonts w:ascii="Cambria" w:cs="Cambria" w:eastAsia="Cambria" w:hAnsi="Cambria"/>
          <w:b w:val="0"/>
          <w:i w:val="0"/>
          <w:smallCaps w:val="1"/>
          <w:strike w:val="0"/>
          <w:color w:val="000000"/>
          <w:sz w:val="24"/>
          <w:szCs w:val="24"/>
          <w:u w:val="none"/>
          <w:shd w:fill="auto" w:val="clear"/>
          <w:vertAlign w:val="baseline"/>
          <w:rtl w:val="0"/>
        </w:rPr>
        <w:t xml:space="preserve">analytic and researcher-related predictors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Analytic predictors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estimated the influence of the following predictors related to the analytic characteristics of each team’s reported analysis:</w:t>
      </w:r>
    </w:p>
    <w:p w:rsidR="00000000" w:rsidDel="00000000" w:rsidP="00000000" w:rsidRDefault="00000000" w:rsidRPr="00000000" w14:paraId="00000060">
      <w:pPr>
        <w:numPr>
          <w:ilvl w:val="0"/>
          <w:numId w:val="5"/>
        </w:numPr>
        <w:ind w:left="720" w:hanging="480"/>
        <w:rPr/>
      </w:pPr>
      <w:r w:rsidDel="00000000" w:rsidR="00000000" w:rsidRPr="00000000">
        <w:rPr>
          <w:i w:val="1"/>
          <w:rtl w:val="0"/>
        </w:rPr>
        <w:t xml:space="preserve">Measure of uniqueness</w:t>
      </w:r>
      <w:r w:rsidDel="00000000" w:rsidR="00000000" w:rsidRPr="00000000">
        <w:rPr>
          <w:rtl w:val="0"/>
        </w:rPr>
        <w:t xml:space="preserve"> of individual analyses for the set of predictors in each model [numeric].</w:t>
      </w:r>
    </w:p>
    <w:p w:rsidR="00000000" w:rsidDel="00000000" w:rsidP="00000000" w:rsidRDefault="00000000" w:rsidRPr="00000000" w14:paraId="00000061">
      <w:pPr>
        <w:numPr>
          <w:ilvl w:val="0"/>
          <w:numId w:val="5"/>
        </w:numPr>
        <w:ind w:left="720" w:hanging="480"/>
        <w:rPr/>
      </w:pPr>
      <w:r w:rsidDel="00000000" w:rsidR="00000000" w:rsidRPr="00000000">
        <w:rPr>
          <w:i w:val="1"/>
          <w:rtl w:val="0"/>
        </w:rPr>
        <w:t xml:space="preserve">Number of models</w:t>
      </w:r>
      <w:r w:rsidDel="00000000" w:rsidR="00000000" w:rsidRPr="00000000">
        <w:rPr>
          <w:rtl w:val="0"/>
        </w:rPr>
        <w:t xml:space="preserve"> the teams reported to have run [numeric].</w:t>
      </w:r>
    </w:p>
    <w:p w:rsidR="00000000" w:rsidDel="00000000" w:rsidP="00000000" w:rsidRDefault="00000000" w:rsidRPr="00000000" w14:paraId="00000062">
      <w:pPr>
        <w:numPr>
          <w:ilvl w:val="0"/>
          <w:numId w:val="5"/>
        </w:numPr>
        <w:ind w:left="720" w:hanging="480"/>
        <w:rPr/>
      </w:pPr>
      <w:r w:rsidDel="00000000" w:rsidR="00000000" w:rsidRPr="00000000">
        <w:rPr>
          <w:i w:val="1"/>
          <w:rtl w:val="0"/>
        </w:rPr>
        <w:t xml:space="preserve">Major dimension</w:t>
      </w:r>
      <w:r w:rsidDel="00000000" w:rsidR="00000000" w:rsidRPr="00000000">
        <w:rPr>
          <w:rtl w:val="0"/>
        </w:rPr>
        <w:t xml:space="preserve"> that has been measured to answer the research question [categorical].</w:t>
      </w:r>
    </w:p>
    <w:p w:rsidR="00000000" w:rsidDel="00000000" w:rsidP="00000000" w:rsidRDefault="00000000" w:rsidRPr="00000000" w14:paraId="00000063">
      <w:pPr>
        <w:numPr>
          <w:ilvl w:val="0"/>
          <w:numId w:val="5"/>
        </w:numPr>
        <w:ind w:left="720" w:hanging="480"/>
        <w:rPr/>
      </w:pPr>
      <w:r w:rsidDel="00000000" w:rsidR="00000000" w:rsidRPr="00000000">
        <w:rPr>
          <w:i w:val="1"/>
          <w:rtl w:val="0"/>
        </w:rPr>
        <w:t xml:space="preserve">Temporal window</w:t>
      </w:r>
      <w:r w:rsidDel="00000000" w:rsidR="00000000" w:rsidRPr="00000000">
        <w:rPr>
          <w:rtl w:val="0"/>
        </w:rPr>
        <w:t xml:space="preserve"> that the measurement is taken over [categorical].</w:t>
      </w:r>
    </w:p>
    <w:p w:rsidR="00000000" w:rsidDel="00000000" w:rsidP="00000000" w:rsidRDefault="00000000" w:rsidRPr="00000000" w14:paraId="00000064">
      <w:pPr>
        <w:numPr>
          <w:ilvl w:val="0"/>
          <w:numId w:val="5"/>
        </w:numPr>
        <w:ind w:left="720" w:hanging="480"/>
        <w:rPr/>
      </w:pPr>
      <w:r w:rsidDel="00000000" w:rsidR="00000000" w:rsidRPr="00000000">
        <w:rPr>
          <w:i w:val="1"/>
          <w:rtl w:val="0"/>
        </w:rPr>
        <w:t xml:space="preserve">Average peer-review rating</w:t>
      </w:r>
      <w:r w:rsidDel="00000000" w:rsidR="00000000" w:rsidRPr="00000000">
        <w:rPr>
          <w:rtl w:val="0"/>
        </w:rPr>
        <w:t xml:space="preserve">, as the mean of the overall peer-review ratings for each analysis [numeric].</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Following</w:t>
      </w:r>
      <w:del w:author="Malin Spaniol" w:id="22" w:date="2022-10-11T13:36: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w:t>
      </w:r>
      <w:commentRangeStart w:id="14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measure of uniqueness</w:t>
      </w:r>
      <w:commentRangeEnd w:id="146"/>
      <w:r w:rsidDel="00000000" w:rsidR="00000000" w:rsidRPr="00000000">
        <w:commentReference w:id="14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predictors was assessed by the Sørensen-Dice Index . The SDI is an index typically used in ecology research to compare species composition across sites. For our purposes, we treated predictors as </w:t>
      </w:r>
      <w:commentRangeStart w:id="14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species</w:t>
      </w:r>
      <w:commentRangeEnd w:id="147"/>
      <w:r w:rsidDel="00000000" w:rsidR="00000000" w:rsidRPr="00000000">
        <w:commentReference w:id="14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individual analyses as</w:t>
      </w:r>
      <w:commentRangeStart w:id="14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sites</w:t>
      </w:r>
      <w:commentRangeEnd w:id="148"/>
      <w:r w:rsidDel="00000000" w:rsidR="00000000" w:rsidRPr="00000000">
        <w:commentReference w:id="14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commentRangeStart w:id="14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each pair of analyses</w:t>
      </w:r>
      <w:commentRangeEnd w:id="149"/>
      <w:r w:rsidDel="00000000" w:rsidR="00000000" w:rsidRPr="00000000">
        <w:commentReference w:id="14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X,Y</m:t>
            </m:r>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SDI was obtained using the following formula:</w:t>
      </w:r>
    </w:p>
    <w:p w:rsidR="00000000" w:rsidDel="00000000" w:rsidP="00000000" w:rsidRDefault="00000000" w:rsidRPr="00000000" w14:paraId="00000066">
      <w:pPr>
        <w:jc w:val="center"/>
        <w:rPr>
          <w:rFonts w:ascii="Cambria" w:cs="Cambria" w:eastAsia="Cambria" w:hAnsi="Cambria"/>
          <w:b w:val="0"/>
          <w:i w:val="0"/>
          <w:smallCaps w:val="0"/>
          <w:strike w:val="0"/>
          <w:color w:val="000000"/>
          <w:sz w:val="24"/>
          <w:szCs w:val="24"/>
          <w:u w:val="none"/>
          <w:shd w:fill="auto" w:val="clear"/>
          <w:vertAlign w:val="baseline"/>
        </w:rPr>
      </w:pPr>
      <m:oMath>
        <m:r>
          <w:rPr>
            <w:rFonts w:ascii="Cambria" w:cs="Cambria" w:eastAsia="Cambria" w:hAnsi="Cambria"/>
            <w:b w:val="0"/>
            <w:i w:val="0"/>
            <w:smallCaps w:val="0"/>
            <w:strike w:val="0"/>
            <w:color w:val="000000"/>
            <w:sz w:val="24"/>
            <w:szCs w:val="24"/>
            <w:u w:val="none"/>
            <w:shd w:fill="auto" w:val="clear"/>
            <w:vertAlign w:val="baseline"/>
          </w:rPr>
          <m:t xml:space="preserve">SDI=</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2</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X</m:t>
                </m:r>
                <m:r>
                  <w:rPr>
                    <w:rFonts w:ascii="Cambria" w:cs="Cambria" w:eastAsia="Cambria" w:hAnsi="Cambria"/>
                    <w:b w:val="0"/>
                    <w:i w:val="0"/>
                    <w:smallCaps w:val="0"/>
                    <w:strike w:val="0"/>
                    <w:color w:val="000000"/>
                    <w:sz w:val="24"/>
                    <w:szCs w:val="24"/>
                    <w:u w:val="none"/>
                    <w:shd w:fill="auto" w:val="clear"/>
                    <w:vertAlign w:val="baseline"/>
                  </w:rPr>
                  <m:t>∩</m:t>
                </m:r>
                <m:r>
                  <w:rPr>
                    <w:rFonts w:ascii="Cambria" w:cs="Cambria" w:eastAsia="Cambria" w:hAnsi="Cambria"/>
                    <w:b w:val="0"/>
                    <w:i w:val="0"/>
                    <w:smallCaps w:val="0"/>
                    <w:strike w:val="0"/>
                    <w:color w:val="000000"/>
                    <w:sz w:val="24"/>
                    <w:szCs w:val="24"/>
                    <w:u w:val="none"/>
                    <w:shd w:fill="auto" w:val="clear"/>
                    <w:vertAlign w:val="baseline"/>
                  </w:rPr>
                  <m:t xml:space="preserve">Y</m:t>
                </m:r>
              </m:e>
            </m:d>
          </m:num>
          <m:den>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X</m:t>
                </m:r>
              </m:e>
            </m:d>
            <m:r>
              <w:rPr>
                <w:rFonts w:ascii="Cambria" w:cs="Cambria" w:eastAsia="Cambria" w:hAnsi="Cambria"/>
                <w:b w:val="0"/>
                <w:i w:val="0"/>
                <w:smallCaps w:val="0"/>
                <w:strike w:val="0"/>
                <w:color w:val="000000"/>
                <w:sz w:val="24"/>
                <w:szCs w:val="24"/>
                <w:u w:val="none"/>
                <w:shd w:fill="auto" w:val="clear"/>
                <w:vertAlign w:val="baseline"/>
              </w:rPr>
              <m:t xml:space="preserve">+</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Y</m:t>
                </m:r>
              </m:e>
            </m:d>
          </m:den>
        </m:f>
      </m:oMath>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where </w:t>
      </w:r>
      <m:oMath>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X</m:t>
            </m:r>
            <m:r>
              <w:rPr>
                <w:rFonts w:ascii="Cambria" w:cs="Cambria" w:eastAsia="Cambria" w:hAnsi="Cambria"/>
                <w:b w:val="0"/>
                <w:i w:val="0"/>
                <w:smallCaps w:val="0"/>
                <w:strike w:val="0"/>
                <w:color w:val="000000"/>
                <w:sz w:val="24"/>
                <w:szCs w:val="24"/>
                <w:u w:val="none"/>
                <w:shd w:fill="auto" w:val="clear"/>
                <w:vertAlign w:val="baseline"/>
              </w:rPr>
              <m:t>∩</m:t>
            </m:r>
            <m:r>
              <w:rPr>
                <w:rFonts w:ascii="Cambria" w:cs="Cambria" w:eastAsia="Cambria" w:hAnsi="Cambria"/>
                <w:b w:val="0"/>
                <w:i w:val="0"/>
                <w:smallCaps w:val="0"/>
                <w:strike w:val="0"/>
                <w:color w:val="000000"/>
                <w:sz w:val="24"/>
                <w:szCs w:val="24"/>
                <w:u w:val="none"/>
                <w:shd w:fill="auto" w:val="clear"/>
                <w:vertAlign w:val="baseline"/>
              </w:rPr>
              <m:t xml:space="preserve">Y</m:t>
            </m:r>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the number of variables common to both models in the pair, and </w:t>
      </w:r>
      <m:oMath>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X</m:t>
            </m:r>
          </m:e>
        </m:d>
        <m:r>
          <w:rPr>
            <w:rFonts w:ascii="Cambria" w:cs="Cambria" w:eastAsia="Cambria" w:hAnsi="Cambria"/>
            <w:b w:val="0"/>
            <w:i w:val="0"/>
            <w:smallCaps w:val="0"/>
            <w:strike w:val="0"/>
            <w:color w:val="000000"/>
            <w:sz w:val="24"/>
            <w:szCs w:val="24"/>
            <w:u w:val="none"/>
            <w:shd w:fill="auto" w:val="clear"/>
            <w:vertAlign w:val="baseline"/>
          </w:rPr>
          <m:t xml:space="preserve">+</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Y</m:t>
            </m:r>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the sum of the number of variables that occur in each model. In order to generate a unique SDI for each analysis team, we calculated the average of all pairwise SDIs for all pairs of analyses using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beta.pair()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function in the betapart R package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major measurement dimension of each analysis was categorized according to the following possible groups: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duration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intensity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fundamental frequency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(f0),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other spectral properties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(e.g.</w:t>
      </w:r>
      <w:commentRangeStart w:id="15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frequency</w:t>
      </w:r>
      <w:commentRangeEnd w:id="150"/>
      <w:r w:rsidDel="00000000" w:rsidR="00000000" w:rsidRPr="00000000">
        <w:commentReference w:id="15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center of gravity, harmonics difference, etc.), </w:t>
      </w:r>
      <w:commentRangeStart w:id="15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other measures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(e.g. principal components, vowel dispersion, etc.).</w:t>
      </w:r>
      <w:commentRangeEnd w:id="151"/>
      <w:r w:rsidDel="00000000" w:rsidR="00000000" w:rsidRPr="00000000">
        <w:commentReference w:id="15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temporal window that the measurement is taken over is defined by the target linguistic unit. We assume the following relevant linguistic units: </w:t>
      </w:r>
      <w:commentRangeStart w:id="152"/>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segment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syllable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word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phrase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sentence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commentRangeEnd w:id="152"/>
      <w:r w:rsidDel="00000000" w:rsidR="00000000" w:rsidRPr="00000000">
        <w:commentReference w:id="15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Since each analysis received more than one peer-review rating, we calculated the mean rating and its standard deviation for each. These were entered in the model formula as a measurement-error term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me(mean, sd)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brms).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Researcher-related factors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also included the following predictors:</w:t>
      </w:r>
    </w:p>
    <w:p w:rsidR="00000000" w:rsidDel="00000000" w:rsidP="00000000" w:rsidRDefault="00000000" w:rsidRPr="00000000" w14:paraId="0000006A">
      <w:pPr>
        <w:numPr>
          <w:ilvl w:val="0"/>
          <w:numId w:val="7"/>
        </w:numPr>
        <w:ind w:left="720" w:hanging="480"/>
        <w:rPr/>
      </w:pPr>
      <w:r w:rsidDel="00000000" w:rsidR="00000000" w:rsidRPr="00000000">
        <w:rPr>
          <w:i w:val="1"/>
          <w:rtl w:val="0"/>
        </w:rPr>
        <w:t xml:space="preserve">Research experience</w:t>
      </w:r>
      <w:r w:rsidDel="00000000" w:rsidR="00000000" w:rsidRPr="00000000">
        <w:rPr>
          <w:rtl w:val="0"/>
        </w:rPr>
        <w:t xml:space="preserve"> as the elapsed time from receiving the PhD. Negative values will indicate that the person is a student or graduate student</w:t>
      </w:r>
      <w:del w:author="Simon Wehrle" w:id="23" w:date="2022-09-28T15:22:00Z">
        <w:r w:rsidDel="00000000" w:rsidR="00000000" w:rsidRPr="00000000">
          <w:rPr>
            <w:rtl w:val="0"/>
          </w:rPr>
          <w:delText xml:space="preserve">s</w:delText>
        </w:r>
      </w:del>
      <w:r w:rsidDel="00000000" w:rsidR="00000000" w:rsidRPr="00000000">
        <w:rPr>
          <w:rtl w:val="0"/>
        </w:rPr>
        <w:t xml:space="preserve"> [numeric].</w:t>
      </w:r>
    </w:p>
    <w:p w:rsidR="00000000" w:rsidDel="00000000" w:rsidP="00000000" w:rsidRDefault="00000000" w:rsidRPr="00000000" w14:paraId="0000006B">
      <w:pPr>
        <w:numPr>
          <w:ilvl w:val="0"/>
          <w:numId w:val="7"/>
        </w:numPr>
        <w:ind w:left="720" w:hanging="480"/>
        <w:rPr/>
      </w:pPr>
      <w:r w:rsidDel="00000000" w:rsidR="00000000" w:rsidRPr="00000000">
        <w:rPr>
          <w:i w:val="1"/>
          <w:rtl w:val="0"/>
        </w:rPr>
        <w:t xml:space="preserve">Initial belief</w:t>
      </w:r>
      <w:r w:rsidDel="00000000" w:rsidR="00000000" w:rsidRPr="00000000">
        <w:rPr>
          <w:rtl w:val="0"/>
        </w:rPr>
        <w:t xml:space="preserve"> in the presence of an effect of atypical noun-adjective pairs on acoustics, as answered during the intake questionnaire [</w:t>
      </w:r>
      <w:r w:rsidDel="00000000" w:rsidR="00000000" w:rsidRPr="00000000">
        <w:rPr>
          <w:rtl w:val="0"/>
        </w:rPr>
        <w:t xml:space="preserve">numeric</w:t>
      </w:r>
      <w:r w:rsidDel="00000000" w:rsidR="00000000" w:rsidRPr="00000000">
        <w:rPr>
          <w:rtl w:val="0"/>
        </w:rPr>
        <w:t xml:space="preserv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obtain an aggregated research experience score and initial belief score for each team based on the members’ individual scores, we calculated the mean and standard deviation of these predictors fo</w:t>
      </w:r>
      <w:commentRangeStart w:id="15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 each team.</w:t>
      </w:r>
      <w:commentRangeEnd w:id="153"/>
      <w:r w:rsidDel="00000000" w:rsidR="00000000" w:rsidRPr="00000000">
        <w:commentReference w:id="15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These were entered in the model formula as a measurement-error term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me(mean, sd)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brms). The expedient of using a measurement-error term (which includes the teams’ standard deviation) ensures information about within-team variance </w:t>
      </w:r>
      <w:commentRangeStart w:id="15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is not lost</w:t>
      </w:r>
      <w:commentRangeEnd w:id="154"/>
      <w:r w:rsidDel="00000000" w:rsidR="00000000" w:rsidRPr="00000000">
        <w:commentReference w:id="15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would be the case if including the mean only).</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had initially planned to also include a measure of conservativeness of the model specification, as the number of random/group-level effects included and the number of post-hoc changes to the acoustic measurements the teams reported to have carried out. We realized when fitting the model that the measure of conservativeness is related to the standard error of the estimates (i.e. more group-level effects = higher standard error). There was no team that declared to have made post-hoc changes to the analyses.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Model specification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model was fitted as a measurement-error model, with the predictors detailed in the preceding paragraphs. The outcome variable of the model was the standardized effect sizes and related standard deviation.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normal distribution was used as the likelihood function of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m:t>α</m:t>
            </m:r>
          </m:e>
          <m:sub>
            <m:r>
              <w:rPr>
                <w:rFonts w:ascii="Cambria" w:cs="Cambria" w:eastAsia="Cambria" w:hAnsi="Cambria"/>
                <w:b w:val="0"/>
                <w:i w:val="0"/>
                <w:smallCaps w:val="0"/>
                <w:strike w:val="0"/>
                <w:color w:val="000000"/>
                <w:sz w:val="24"/>
                <w:szCs w:val="24"/>
                <w:u w:val="none"/>
                <w:shd w:fill="auto" w:val="clear"/>
                <w:vertAlign w:val="baseline"/>
              </w:rPr>
              <m:t xml:space="preserve">t</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i</m:t>
                </m:r>
              </m:e>
            </m:d>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mean of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m:t>α</m:t>
            </m:r>
          </m:e>
          <m:sub>
            <m:r>
              <w:rPr>
                <w:rFonts w:ascii="Cambria" w:cs="Cambria" w:eastAsia="Cambria" w:hAnsi="Cambria"/>
                <w:b w:val="0"/>
                <w:i w:val="0"/>
                <w:smallCaps w:val="0"/>
                <w:strike w:val="0"/>
                <w:color w:val="000000"/>
                <w:sz w:val="24"/>
                <w:szCs w:val="24"/>
                <w:u w:val="none"/>
                <w:shd w:fill="auto" w:val="clear"/>
                <w:vertAlign w:val="baseline"/>
              </w:rPr>
              <m:t xml:space="preserve">t</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i</m:t>
                </m:r>
              </m:e>
            </m:d>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was modeled on the basis of the overall intercept </w:t>
      </w:r>
      <m:oMath>
        <m:r>
          <m:t>β</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on the coefficients of each predictor. </w:t>
      </w:r>
      <w:commentRangeStart w:id="15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numeric predictors were centered and scaled and the categorical predictors were sum coded</w:t>
      </w:r>
      <w:commentRangeEnd w:id="155"/>
      <w:r w:rsidDel="00000000" w:rsidR="00000000" w:rsidRPr="00000000">
        <w:commentReference w:id="15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used a normal distribution with mean 0 and standard deviation 1 as the prior for the intercept and the predictors. The model was run with the same settings as with the meta-analytic model. The code used to run the model can be found </w:t>
      </w:r>
      <w:commentRangeStart w:id="15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w:t>
      </w:r>
      <w:commentRangeEnd w:id="156"/>
      <w:r w:rsidDel="00000000" w:rsidR="00000000" w:rsidRPr="00000000">
        <w:commentReference w:id="15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bookmarkStart w:colFirst="0" w:colLast="0" w:name="1ksv4uv" w:id="15"/>
    <w:bookmarkEnd w:id="15"/>
    <w:p w:rsidR="00000000" w:rsidDel="00000000" w:rsidP="00000000" w:rsidRDefault="00000000" w:rsidRPr="00000000" w14:paraId="00000070">
      <w:pPr>
        <w:pStyle w:val="Heading3"/>
        <w:rPr/>
      </w:pPr>
      <w:r w:rsidDel="00000000" w:rsidR="00000000" w:rsidRPr="00000000">
        <w:rPr>
          <w:rtl w:val="0"/>
        </w:rPr>
        <w:t xml:space="preserve">Data management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 relevant data, code, and materials have been publicly archived on the Open Science Framework (</w:t>
      </w:r>
      <w:hyperlink r:id="rId1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https://osf.io/3bmcp/</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Archived data include the original data set distributed to all analysts, any edited versions of the data analyzed by individual teams, and the data we analyzed with our meta-analyses, which include the standardized effect sizes, the statistics describing variation in model structure among analysis teams, and the anonymized answers to our questionnaires of analysts. Similarly, we archived both the analysis code used for each individual analysis and the code from our meta-analyses. We also archived copies of our survey instruments from analysts and peer-reviewers.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excluded from our synthesis any individual analysis submitted after peer review (Phase 3) or those unaccompanied by analysis files without which it was not possible to </w:t>
      </w:r>
      <w:commentRangeStart w:id="15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understand what the</w:t>
      </w:r>
      <w:commentRangeStart w:id="158"/>
      <w:commentRangeStart w:id="15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analysts did</w:t>
      </w:r>
      <w:commentRangeEnd w:id="157"/>
      <w:r w:rsidDel="00000000" w:rsidR="00000000" w:rsidRPr="00000000">
        <w:commentReference w:id="157"/>
      </w:r>
      <w:commentRangeEnd w:id="158"/>
      <w:r w:rsidDel="00000000" w:rsidR="00000000" w:rsidRPr="00000000">
        <w:commentReference w:id="158"/>
      </w:r>
      <w:commentRangeEnd w:id="159"/>
      <w:r w:rsidDel="00000000" w:rsidR="00000000" w:rsidRPr="00000000">
        <w:commentReference w:id="15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Start w:id="160"/>
      <w:commentRangeStart w:id="161"/>
      <w:commentRangeStart w:id="162"/>
      <w:commentRangeStart w:id="16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also excluded any individual analysis that does not produce an outcome that can be interpreted as an answer to our primary qu</w:t>
      </w:r>
      <w:commentRangeStart w:id="16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estion.</w:t>
      </w:r>
      <w:commentRangeEnd w:id="164"/>
      <w:r w:rsidDel="00000000" w:rsidR="00000000" w:rsidRPr="00000000">
        <w:commentReference w:id="164"/>
      </w:r>
      <w:commentRangeEnd w:id="160"/>
      <w:r w:rsidDel="00000000" w:rsidR="00000000" w:rsidRPr="00000000">
        <w:commentReference w:id="160"/>
      </w:r>
      <w:commentRangeEnd w:id="161"/>
      <w:r w:rsidDel="00000000" w:rsidR="00000000" w:rsidRPr="00000000">
        <w:commentReference w:id="161"/>
      </w:r>
      <w:commentRangeEnd w:id="162"/>
      <w:r w:rsidDel="00000000" w:rsidR="00000000" w:rsidRPr="00000000">
        <w:commentReference w:id="162"/>
      </w:r>
      <w:commentRangeEnd w:id="163"/>
      <w:r w:rsidDel="00000000" w:rsidR="00000000" w:rsidRPr="00000000">
        <w:commentReference w:id="163"/>
      </w:r>
      <w:r w:rsidDel="00000000" w:rsidR="00000000" w:rsidRPr="00000000">
        <w:rPr>
          <w:rtl w:val="0"/>
        </w:rPr>
      </w:r>
    </w:p>
    <w:bookmarkStart w:colFirst="0" w:colLast="0" w:name="44sinio" w:id="16"/>
    <w:bookmarkEnd w:id="16"/>
    <w:p w:rsidR="00000000" w:rsidDel="00000000" w:rsidP="00000000" w:rsidRDefault="00000000" w:rsidRPr="00000000" w14:paraId="00000073">
      <w:pPr>
        <w:pStyle w:val="Heading2"/>
        <w:rPr/>
      </w:pPr>
      <w:r w:rsidDel="00000000" w:rsidR="00000000" w:rsidRPr="00000000">
        <w:rPr>
          <w:rtl w:val="0"/>
        </w:rPr>
        <w:t xml:space="preserve">Phase 5: Collaborative Write-Up of Manuscript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initiating authors discussed the limitations, results, and implications of the study and collaborated with the analysts on writing the final manuscript for review as a stage-2 Registered Report.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color w:val="cc4125"/>
          <w:sz w:val="40"/>
          <w:szCs w:val="40"/>
        </w:rPr>
      </w:pPr>
      <w:commentRangeStart w:id="165"/>
      <w:commentRangeStart w:id="166"/>
      <w:commentRangeStart w:id="167"/>
      <w:r w:rsidDel="00000000" w:rsidR="00000000" w:rsidRPr="00000000">
        <w:rPr>
          <w:color w:val="cc4125"/>
          <w:sz w:val="40"/>
          <w:szCs w:val="40"/>
          <w:rtl w:val="0"/>
        </w:rPr>
        <w:t xml:space="preserve">COMMENTS AND EDIT SUGGESTIONS WELCOME FROM HERE ON!</w:t>
      </w:r>
      <w:commentRangeEnd w:id="165"/>
      <w:r w:rsidDel="00000000" w:rsidR="00000000" w:rsidRPr="00000000">
        <w:commentReference w:id="165"/>
      </w:r>
      <w:commentRangeEnd w:id="166"/>
      <w:r w:rsidDel="00000000" w:rsidR="00000000" w:rsidRPr="00000000">
        <w:commentReference w:id="166"/>
      </w:r>
      <w:commentRangeEnd w:id="167"/>
      <w:r w:rsidDel="00000000" w:rsidR="00000000" w:rsidRPr="00000000">
        <w:commentReference w:id="167"/>
      </w:r>
      <w:r w:rsidDel="00000000" w:rsidR="00000000" w:rsidRPr="00000000">
        <w:rPr>
          <w:rtl w:val="0"/>
        </w:rPr>
      </w:r>
    </w:p>
    <w:bookmarkStart w:colFirst="0" w:colLast="0" w:name="2jxsxqh" w:id="17"/>
    <w:bookmarkEnd w:id="17"/>
    <w:p w:rsidR="00000000" w:rsidDel="00000000" w:rsidP="00000000" w:rsidRDefault="00000000" w:rsidRPr="00000000" w14:paraId="00000077">
      <w:pPr>
        <w:pStyle w:val="Heading1"/>
        <w:rPr/>
      </w:pPr>
      <w:r w:rsidDel="00000000" w:rsidR="00000000" w:rsidRPr="00000000">
        <w:rPr>
          <w:rtl w:val="0"/>
        </w:rPr>
        <w:t xml:space="preserve">Results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results section is divided into three parts. We first provide a statistical description of team composition, nature of acoustic analyses and statistical approaches, and peer-review ratings. Second, we report the results of the meta-analytic model, focusing on between-team variability and the estimated meta-analytic effect of word combination typicality on speech acoustics. Finally, we present the analysis of the effect of analytic and researcher-related predictors on the meta-analytic effect. The research compendium of the study</w:t>
      </w:r>
      <w:ins w:author="Simon Wehrle" w:id="24" w:date="2022-09-28T15:23:4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containing all the code and data presented here</w:t>
      </w:r>
      <w:ins w:author="Simon Wehrle" w:id="25" w:date="2022-09-28T15:23:4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del w:author="Simon Wehrle" w:id="26" w:date="2022-09-28T15:23:49Z">
        <w:commentRangeStart w:id="16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and</w:delText>
        </w:r>
        <w:commentRangeEnd w:id="168"/>
        <w:r w:rsidDel="00000000" w:rsidR="00000000" w:rsidRPr="00000000">
          <w:commentReference w:id="16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can be found at </w:t>
      </w:r>
      <w:hyperlink r:id="rId1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https://osf.io/3bmcp/</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z337ya" w:id="18"/>
    <w:bookmarkEnd w:id="18"/>
    <w:p w:rsidR="00000000" w:rsidDel="00000000" w:rsidP="00000000" w:rsidRDefault="00000000" w:rsidRPr="00000000" w14:paraId="00000079">
      <w:pPr>
        <w:pStyle w:val="Heading2"/>
        <w:rPr/>
      </w:pPr>
      <w:r w:rsidDel="00000000" w:rsidR="00000000" w:rsidRPr="00000000">
        <w:rPr>
          <w:rtl w:val="0"/>
        </w:rPr>
        <w:t xml:space="preserve">Descriptive statistics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following sections, we will describe the characteristics of the analysis teams that participated in the study and the analytic approaches they adopted. An important aspect that emerges from the descriptive analysis is the large variation in analytic strategies.</w:t>
      </w:r>
    </w:p>
    <w:bookmarkStart w:colFirst="0" w:colLast="0" w:name="3j2qqm3" w:id="19"/>
    <w:bookmarkEnd w:id="19"/>
    <w:p w:rsidR="00000000" w:rsidDel="00000000" w:rsidP="00000000" w:rsidRDefault="00000000" w:rsidRPr="00000000" w14:paraId="0000007B">
      <w:pPr>
        <w:pStyle w:val="Heading3"/>
        <w:rPr/>
      </w:pPr>
      <w:r w:rsidDel="00000000" w:rsidR="00000000" w:rsidRPr="00000000">
        <w:rPr>
          <w:rtl w:val="0"/>
        </w:rPr>
        <w:t xml:space="preserve">Characteristics of </w:t>
      </w:r>
      <w:commentRangeStart w:id="169"/>
      <w:r w:rsidDel="00000000" w:rsidR="00000000" w:rsidRPr="00000000">
        <w:rPr>
          <w:rtl w:val="0"/>
        </w:rPr>
        <w:t xml:space="preserve">analytic</w:t>
      </w:r>
      <w:commentRangeEnd w:id="169"/>
      <w:r w:rsidDel="00000000" w:rsidR="00000000" w:rsidRPr="00000000">
        <w:commentReference w:id="169"/>
      </w:r>
      <w:r w:rsidDel="00000000" w:rsidR="00000000" w:rsidRPr="00000000">
        <w:rPr>
          <w:rtl w:val="0"/>
        </w:rPr>
        <w:t xml:space="preserve"> teams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Eighty-four teams initially signed up to participate in the study, comprising 211 analysts. Thirty-eight of the signed-up teams dropped out during the analysis phase.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Forty-six teams submitted their analyses by the established deadline. </w:t>
      </w:r>
      <w:commentRangeStart w:id="17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w:t>
      </w:r>
      <w:commentRangeEnd w:id="170"/>
      <w:r w:rsidDel="00000000" w:rsidR="00000000" w:rsidRPr="00000000">
        <w:commentReference w:id="17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analyses from which it was possible </w:t>
      </w:r>
      <w:commentRangeStart w:id="17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extract an effect size</w:t>
      </w:r>
      <w:commentRangeEnd w:id="171"/>
      <w:r w:rsidDel="00000000" w:rsidR="00000000" w:rsidRPr="00000000">
        <w:commentReference w:id="17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were included in the meta-analysis.</w:t>
      </w:r>
      <w:commentRangeStart w:id="172"/>
      <w:commentRangeStart w:id="17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the submitted analyses, the initiating authors identified </w:t>
      </w:r>
      <w:commentRangeStart w:id="174"/>
      <w:commentRangeStart w:id="17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170 </w:t>
      </w:r>
      <w:commentRangeEnd w:id="174"/>
      <w:r w:rsidDel="00000000" w:rsidR="00000000" w:rsidRPr="00000000">
        <w:commentReference w:id="174"/>
      </w:r>
      <w:commentRangeEnd w:id="175"/>
      <w:r w:rsidDel="00000000" w:rsidR="00000000" w:rsidRPr="00000000">
        <w:commentReference w:id="17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w:t>
      </w:r>
      <w:commentRangeStart w:id="176"/>
      <w:commentRangeStart w:id="177"/>
      <w:commentRangeStart w:id="178"/>
      <w:commentRangeStart w:id="179"/>
      <w:commentRangeStart w:id="180"/>
      <w:commentRangeStart w:id="181"/>
      <w:commentRangeStart w:id="18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 teams</w:t>
      </w:r>
      <w:commentRangeEnd w:id="178"/>
      <w:r w:rsidDel="00000000" w:rsidR="00000000" w:rsidRPr="00000000">
        <w:commentReference w:id="178"/>
      </w:r>
      <w:commentRangeEnd w:id="179"/>
      <w:r w:rsidDel="00000000" w:rsidR="00000000" w:rsidRPr="00000000">
        <w:commentReference w:id="179"/>
      </w:r>
      <w:commentRangeEnd w:id="180"/>
      <w:r w:rsidDel="00000000" w:rsidR="00000000" w:rsidRPr="00000000">
        <w:commentReference w:id="180"/>
      </w:r>
      <w:commentRangeEnd w:id="181"/>
      <w:r w:rsidDel="00000000" w:rsidR="00000000" w:rsidRPr="00000000">
        <w:commentReference w:id="181"/>
      </w:r>
      <w:commentRangeEnd w:id="182"/>
      <w:r w:rsidDel="00000000" w:rsidR="00000000" w:rsidRPr="00000000">
        <w:commentReference w:id="18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177"/>
      <w:r w:rsidDel="00000000" w:rsidR="00000000" w:rsidRPr="00000000">
        <w:commentReference w:id="17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 were</w:t>
      </w:r>
      <w:commentRangeStart w:id="18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deemed </w:t>
      </w:r>
      <w:commentRangeEnd w:id="176"/>
      <w:r w:rsidDel="00000000" w:rsidR="00000000" w:rsidRPr="00000000">
        <w:commentReference w:id="17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eligible to be included</w:t>
      </w:r>
      <w:commentRangeEnd w:id="183"/>
      <w:r w:rsidDel="00000000" w:rsidR="00000000" w:rsidRPr="00000000">
        <w:commentReference w:id="18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meta-analytic synthesis. In what follows, we describe the characteristics of these teams and analyses.</w:t>
      </w:r>
      <w:commentRangeEnd w:id="172"/>
      <w:r w:rsidDel="00000000" w:rsidR="00000000" w:rsidRPr="00000000">
        <w:commentReference w:id="172"/>
      </w:r>
      <w:commentRangeEnd w:id="173"/>
      <w:r w:rsidDel="00000000" w:rsidR="00000000" w:rsidRPr="00000000">
        <w:commentReference w:id="17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Start w:id="18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complete summary of all the analyses from the 46 submitting teams is available in the supplementary materials.</w:t>
      </w:r>
      <w:commentRangeEnd w:id="184"/>
      <w:r w:rsidDel="00000000" w:rsidR="00000000" w:rsidRPr="00000000">
        <w:commentReference w:id="184"/>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included analyses were provided by 30 teams, comprising 109 analysts, with an </w:t>
      </w:r>
      <w:commentRangeStart w:id="185"/>
      <w:commentRangeStart w:id="18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average</w:t>
      </w:r>
      <w:commentRangeEnd w:id="185"/>
      <w:r w:rsidDel="00000000" w:rsidR="00000000" w:rsidRPr="00000000">
        <w:commentReference w:id="185"/>
      </w:r>
      <w:commentRangeEnd w:id="186"/>
      <w:r w:rsidDel="00000000" w:rsidR="00000000" w:rsidRPr="00000000">
        <w:commentReference w:id="18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3.6 (SD = 2.8) individuals per team. Upon sign-up, we collected background information from each analyst through the intake form, which was administered during Phase 1, prior to the data being released to the teams. Analysts had on average 4.8 years (SD = 4.2) of experience after completing their PhD, </w:t>
      </w:r>
      <w:commentRangeStart w:id="187"/>
      <w:commentRangeStart w:id="18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ranging from -3.8 years, i.e. PhD students (or younger) to </w:t>
      </w:r>
      <w:commentRangeStart w:id="189"/>
      <w:commentRangeStart w:id="19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12.4 year</w:t>
      </w:r>
      <w:commentRangeEnd w:id="189"/>
      <w:r w:rsidDel="00000000" w:rsidR="00000000" w:rsidRPr="00000000">
        <w:commentReference w:id="189"/>
      </w:r>
      <w:commentRangeEnd w:id="190"/>
      <w:r w:rsidDel="00000000" w:rsidR="00000000" w:rsidRPr="00000000">
        <w:commentReference w:id="19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suggesting that, on average, analyst</w:t>
      </w:r>
      <w:ins w:author="Mariska Bolyanatz" w:id="27" w:date="2022-09-27T17:49:2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were </w:t>
      </w:r>
      <w:commentRangeStart w:id="19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experienced researchers</w:t>
      </w:r>
      <w:commentRangeEnd w:id="191"/>
      <w:r w:rsidDel="00000000" w:rsidR="00000000" w:rsidRPr="00000000">
        <w:commentReference w:id="19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commentRangeEnd w:id="187"/>
      <w:r w:rsidDel="00000000" w:rsidR="00000000" w:rsidRPr="00000000">
        <w:commentReference w:id="187"/>
      </w:r>
      <w:commentRangeEnd w:id="188"/>
      <w:r w:rsidDel="00000000" w:rsidR="00000000" w:rsidRPr="00000000">
        <w:commentReference w:id="18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analysts’ prior belief in the effect under investigation, on a scale from 0 to 100, ranged from 48.5 to 92.0 with an average of 69.2 (SD = 11.3). We take this to suggest that, overall, analysts had a rather high positive prior belief in the investigated relationship between acoustics and word combination typicality.</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the end of Phase 2 (primary data analysis), the teams had submitted a grand total</w:t>
      </w:r>
      <w:ins w:author="Simon Wehrle" w:id="28" w:date="2022-09-28T15:25:4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of</w:t>
        </w:r>
      </w:ins>
      <w:commentRangeStart w:id="19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104 individual models </w:t>
      </w:r>
      <w:commentRangeEnd w:id="192"/>
      <w:r w:rsidDel="00000000" w:rsidR="00000000" w:rsidRPr="00000000">
        <w:commentReference w:id="19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answer the research question, </w:t>
      </w:r>
      <w:commentRangeStart w:id="193"/>
      <w:commentRangeStart w:id="19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with a mean of 3.6 (SD: 3.4)</w:t>
      </w:r>
      <w:commentRangeEnd w:id="193"/>
      <w:r w:rsidDel="00000000" w:rsidR="00000000" w:rsidRPr="00000000">
        <w:commentReference w:id="193"/>
      </w:r>
      <w:commentRangeEnd w:id="194"/>
      <w:r w:rsidDel="00000000" w:rsidR="00000000" w:rsidRPr="00000000">
        <w:commentReference w:id="19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models per team. Table </w:t>
      </w:r>
      <w:hyperlink w:anchor="2grqrue">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[tab:descriptives-table]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provides a summary of the contributing teams and their analyses. </w:t>
      </w:r>
      <w:commentRangeStart w:id="19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Crucially, the analytic approaches employed by the teams </w:t>
      </w:r>
      <w:commentRangeStart w:id="196"/>
      <w:commentRangeStart w:id="19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varied widely</w:t>
      </w:r>
      <w:commentRangeEnd w:id="196"/>
      <w:r w:rsidDel="00000000" w:rsidR="00000000" w:rsidRPr="00000000">
        <w:commentReference w:id="196"/>
      </w:r>
      <w:commentRangeEnd w:id="197"/>
      <w:r w:rsidDel="00000000" w:rsidR="00000000" w:rsidRPr="00000000">
        <w:commentReference w:id="19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both in the acoustical analyses of the speech signal and in the statistical analyses of the obtained measures. We proceed to discuss these in the following sections, after which we provide an overview of the peer-review ratings.</w:t>
      </w:r>
      <w:commentRangeEnd w:id="195"/>
      <w:r w:rsidDel="00000000" w:rsidR="00000000" w:rsidRPr="00000000">
        <w:commentReference w:id="195"/>
      </w:r>
      <w:r w:rsidDel="00000000" w:rsidR="00000000" w:rsidRPr="00000000">
        <w:rPr>
          <w:rtl w:val="0"/>
        </w:rPr>
      </w:r>
    </w:p>
    <w:bookmarkStart w:colFirst="0" w:colLast="0" w:name="1y810tw" w:id="20"/>
    <w:bookmarkEnd w:id="20"/>
    <w:p w:rsidR="00000000" w:rsidDel="00000000" w:rsidP="00000000" w:rsidRDefault="00000000" w:rsidRPr="00000000" w14:paraId="00000080">
      <w:pPr>
        <w:pStyle w:val="Heading3"/>
        <w:rPr/>
      </w:pPr>
      <w:commentRangeStart w:id="198"/>
      <w:r w:rsidDel="00000000" w:rsidR="00000000" w:rsidRPr="00000000">
        <w:rPr>
          <w:rtl w:val="0"/>
        </w:rPr>
        <w:t xml:space="preserve">Acoustic</w:t>
      </w:r>
      <w:commentRangeEnd w:id="198"/>
      <w:r w:rsidDel="00000000" w:rsidR="00000000" w:rsidRPr="00000000">
        <w:commentReference w:id="198"/>
      </w:r>
      <w:r w:rsidDel="00000000" w:rsidR="00000000" w:rsidRPr="00000000">
        <w:rPr>
          <w:rtl w:val="0"/>
        </w:rPr>
        <w:t xml:space="preserve"> </w:t>
      </w:r>
      <w:commentRangeStart w:id="199"/>
      <w:commentRangeStart w:id="200"/>
      <w:r w:rsidDel="00000000" w:rsidR="00000000" w:rsidRPr="00000000">
        <w:rPr>
          <w:rtl w:val="0"/>
        </w:rPr>
        <w:t xml:space="preserve">analysis</w:t>
      </w:r>
      <w:commentRangeEnd w:id="199"/>
      <w:r w:rsidDel="00000000" w:rsidR="00000000" w:rsidRPr="00000000">
        <w:commentReference w:id="199"/>
      </w:r>
      <w:commentRangeEnd w:id="200"/>
      <w:r w:rsidDel="00000000" w:rsidR="00000000" w:rsidRPr="00000000">
        <w:commentReference w:id="200"/>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201"/>
      <w:commentRangeStart w:id="20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t>
      </w:r>
      <w:commentRangeEnd w:id="201"/>
      <w:r w:rsidDel="00000000" w:rsidR="00000000" w:rsidRPr="00000000">
        <w:commentReference w:id="201"/>
      </w:r>
      <w:commentRangeEnd w:id="202"/>
      <w:r w:rsidDel="00000000" w:rsidR="00000000" w:rsidRPr="00000000">
        <w:commentReference w:id="20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analytic teams differed in their approach to the </w:t>
      </w:r>
      <w:commentRangeStart w:id="203"/>
      <w:commentRangeStart w:id="20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acoustic</w:t>
      </w:r>
      <w:commentRangeEnd w:id="203"/>
      <w:r w:rsidDel="00000000" w:rsidR="00000000" w:rsidRPr="00000000">
        <w:commentReference w:id="203"/>
      </w:r>
      <w:commentRangeEnd w:id="204"/>
      <w:r w:rsidDel="00000000" w:rsidR="00000000" w:rsidRPr="00000000">
        <w:commentReference w:id="20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analysis of the speech signal, including choices related to specific acoustic measures, the temporal window </w:t>
      </w:r>
      <w:ins w:author="Simon Wehrle" w:id="29" w:date="2022-09-28T15:27: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used</w:t>
        </w:r>
      </w:ins>
      <w:del w:author="Simon Wehrle" w:id="29" w:date="2022-09-28T15:27: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over which they are taken from</w:delText>
        </w:r>
      </w:del>
      <w:ins w:author="Simon Wehrle" w:id="29" w:date="2022-09-28T15:27: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how the measures </w:t>
      </w:r>
      <w:del w:author="Simon Wehrle" w:id="30" w:date="2022-09-28T15:27: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are</w:delText>
        </w:r>
      </w:del>
      <w:ins w:author="Simon Wehrle" w:id="30" w:date="2022-09-28T15:27: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were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transformed. </w:t>
      </w:r>
      <w:commentRangeStart w:id="20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Thirty</w:t>
      </w:r>
      <w:commentRangeEnd w:id="205"/>
      <w:r w:rsidDel="00000000" w:rsidR="00000000" w:rsidRPr="00000000">
        <w:commentReference w:id="20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-five percent of the models used a measure of duration as the outcome variable, 36% used fundamental frequency (f0), 12% used vowel formants, 14% intensity, and 3% other measures.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Forty-five percent of models used acoustic measures taken at the level of the segment (e.g. comparing the acoustic profile of a vowel), 43% from the word level (e.g. comparing the acoustic profile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Banane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‘banana’), 3% at the level of the phrase (e.g. the noun phrase including determiner and adjective, e.g. “the green banana”), 4% from the whole sentence, and 4% used a different time window. Based on a coarse coding of how acoustic measures were operationalized, we find a total of 52 different measurement specifications. For example, if we consider those analyses that target </w:t>
      </w:r>
      <w:commentRangeStart w:id="20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fundamental frequency (f0)</w:t>
      </w:r>
      <w:commentRangeEnd w:id="206"/>
      <w:r w:rsidDel="00000000" w:rsidR="00000000" w:rsidRPr="00000000">
        <w:commentReference w:id="20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find that it is operationalized in many different ways including the minimum, the maximum, the mean, the median, as a range in an interval or a ratio between two intervals. The measurement is sometimes taken from the interval of a vowel in the article, the adjective or noun; it is sometimes taken from the word interval of </w:t>
      </w:r>
      <w:commentRangeStart w:id="20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article</w:t>
      </w:r>
      <w:commentRangeEnd w:id="207"/>
      <w:r w:rsidDel="00000000" w:rsidR="00000000" w:rsidRPr="00000000">
        <w:commentReference w:id="20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adjective or noun; or it is taken from either the noun phrase interval or the entire sentence. Some of these measures were normalized relative to other elements in the sentence or relative to the speaker. </w:t>
      </w:r>
      <w:commentRangeStart w:id="20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Table </w:t>
      </w:r>
      <w:hyperlink w:anchor="2grqrue">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[tab:descriptives-table]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provides a summary of the acoustic analyses.</w:t>
      </w:r>
      <w:commentRangeEnd w:id="208"/>
      <w:r w:rsidDel="00000000" w:rsidR="00000000" w:rsidRPr="00000000">
        <w:commentReference w:id="208"/>
      </w:r>
      <w:r w:rsidDel="00000000" w:rsidR="00000000" w:rsidRPr="00000000">
        <w:rPr>
          <w:rtl w:val="0"/>
        </w:rPr>
      </w:r>
    </w:p>
    <w:bookmarkStart w:colFirst="0" w:colLast="0" w:name="4i7ojhp" w:id="21"/>
    <w:bookmarkEnd w:id="21"/>
    <w:p w:rsidR="00000000" w:rsidDel="00000000" w:rsidP="00000000" w:rsidRDefault="00000000" w:rsidRPr="00000000" w14:paraId="00000083">
      <w:pPr>
        <w:pStyle w:val="Heading3"/>
        <w:rPr/>
      </w:pPr>
      <w:r w:rsidDel="00000000" w:rsidR="00000000" w:rsidRPr="00000000">
        <w:rPr>
          <w:rtl w:val="0"/>
        </w:rPr>
        <w:t xml:space="preserve">Statistical analysis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large decision space related to how the acoustic signal was measured is further expanded by the choices in the statistical analysis, including the chosen inferential framework, the type of model, and the model specification, including choice of predictors, interactions and group-level effects.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209"/>
      <w:commentRangeStart w:id="21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models included a mean of 2 different predictors</w:t>
      </w:r>
      <w:commentRangeEnd w:id="209"/>
      <w:r w:rsidDel="00000000" w:rsidR="00000000" w:rsidRPr="00000000">
        <w:commentReference w:id="209"/>
      </w:r>
      <w:commentRangeEnd w:id="210"/>
      <w:r w:rsidDel="00000000" w:rsidR="00000000" w:rsidRPr="00000000">
        <w:commentReference w:id="21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(defined as variables or columns in the data table). This means that, in addition to the critical predictor (</w:t>
      </w:r>
      <w:commentRangeStart w:id="21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typicality of the adjective noun combinations</w:t>
      </w:r>
      <w:commentRangeEnd w:id="211"/>
      <w:r w:rsidDel="00000000" w:rsidR="00000000" w:rsidRPr="00000000">
        <w:commentReference w:id="21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was on average at least one additional predictor. Possible information that was used as predictors included the information structure of the sentence, trial number, semantic dimensions of the referent, part of speech, and speaker gender.</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data given to the teams allowed them to operationalize the predictor of interest, word typicality, in different ways. Among the possible operationalizations, 72% of models contained typicality as a categorical variable (e.g. </w:t>
      </w:r>
      <w:commentRangeStart w:id="21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atypical vs. typical), </w:t>
      </w:r>
      <w:commentRangeEnd w:id="212"/>
      <w:r w:rsidDel="00000000" w:rsidR="00000000" w:rsidRPr="00000000">
        <w:commentReference w:id="21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 used a continuous typicality scale from 0-100 by calculating the mean typicality for each word combination as obtained from the norming study, while 3% of the models used the median typicality rating.</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majority of models were run within a frequentist framework (83%). Seventeen percent were run within a Bayesian framework. While teams almost exclusively used linear models to analyze their data (98%), teams differed drastically in how they accounted for dependencies within the data.</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data contains several dependencies between data points, with multiple data points coming from the same subject and with multiple data points being associated with the same adjective or noun. An appropriate way to account for this non-independence is by using models that include so-called random or group level effects</w:t>
      </w:r>
      <w:del w:author="Malin Spaniol" w:id="31" w:date="2022-10-11T13:39:1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variably known as mixed-effects, hierarchical, multi-level, or nested models (among other names).</w:t>
      </w:r>
      <w:commentRangeStart w:id="213"/>
      <w:commentRangeStart w:id="21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Eight percent of the linear models specified no random effects at all (without pooling their data)</w:t>
      </w:r>
      <w:commentRangeEnd w:id="213"/>
      <w:r w:rsidDel="00000000" w:rsidR="00000000" w:rsidRPr="00000000">
        <w:commentReference w:id="213"/>
      </w:r>
      <w:commentRangeEnd w:id="214"/>
      <w:r w:rsidDel="00000000" w:rsidR="00000000" w:rsidRPr="00000000">
        <w:commentReference w:id="21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 effectively </w:t>
      </w:r>
      <w:commentRangeStart w:id="21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ignoring </w:t>
      </w:r>
      <w:commentRangeEnd w:id="215"/>
      <w:r w:rsidDel="00000000" w:rsidR="00000000" w:rsidRPr="00000000">
        <w:commentReference w:id="21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non-independences. Sixty-five percent specified random intercepts only, and 27% specified both random intercepts and random slopes to account for the non-independence. On average, teams that specified random effects</w:t>
      </w:r>
      <w:del w:author="Simon Wehrle" w:id="32" w:date="2022-09-28T15:34:5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included 2.5 random terms in their models. Table </w:t>
      </w:r>
      <w:hyperlink w:anchor="2grqrue">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[tab:descriptives-table]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provides a summary of the statistical analyses. Based on statistical framework, type of model, distribution family, fixed terms, and not including random effects, there were a total of 47 different model specifications.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When considering both acoustic and statistical analyses, we have found a grand total of 104 different analytic pipelines. In other words, each individual</w:t>
      </w:r>
      <w:del w:author="Simon Wehrle" w:id="33" w:date="2022-09-28T15:35:4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submitted</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analysis </w:t>
      </w:r>
      <w:ins w:author="Simon Wehrle" w:id="34" w:date="2022-09-28T15:35:4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submitted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was unique. Of the 104 submitted models, 37 were reported to show a </w:t>
      </w:r>
      <w:commentRangeStart w:id="216"/>
      <w:commentRangeStart w:id="21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statistically reliable effect</w:t>
      </w:r>
      <w:commentRangeEnd w:id="216"/>
      <w:r w:rsidDel="00000000" w:rsidR="00000000" w:rsidRPr="00000000">
        <w:commentReference w:id="216"/>
      </w:r>
      <w:commentRangeEnd w:id="217"/>
      <w:r w:rsidDel="00000000" w:rsidR="00000000" w:rsidRPr="00000000">
        <w:commentReference w:id="21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(21.8%). Nine teams out of the thirty (30%) reported to have found at least one statistically reliable effect.</w:t>
      </w:r>
    </w:p>
    <w:bookmarkStart w:colFirst="0" w:colLast="0" w:name="2xcytpi" w:id="22"/>
    <w:bookmarkEnd w:id="22"/>
    <w:p w:rsidR="00000000" w:rsidDel="00000000" w:rsidP="00000000" w:rsidRDefault="00000000" w:rsidRPr="00000000" w14:paraId="0000008A">
      <w:pPr>
        <w:pStyle w:val="Heading3"/>
        <w:rPr/>
      </w:pPr>
      <w:r w:rsidDel="00000000" w:rsidR="00000000" w:rsidRPr="00000000">
        <w:rPr>
          <w:rtl w:val="0"/>
        </w:rPr>
        <w:t xml:space="preserve">Review ratings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Teams reviewed each others’ acoustic and statistical analyses. The mean rating of the acoustic analyses, on a scale from 0 to 100, is 71.5 (SD = 13.9). The mean rating of the statistical analysis is 69.5 (SD = 16.5). For reference, as mentioned in the Methods section, a score of 75 was defined as “an imperfect analysis but the needed changes are unlikely to dramatically alter the final interpretation”, indicating that on average reviewers judged the provided analyses to be appropriate, although “imperfect”.</w:t>
      </w:r>
      <w:commentRangeStart w:id="218"/>
      <w:r w:rsidDel="00000000" w:rsidR="00000000" w:rsidRPr="00000000">
        <w:rPr>
          <w:rtl w:val="0"/>
        </w:rPr>
      </w:r>
    </w:p>
    <w:p w:rsidR="00000000" w:rsidDel="00000000" w:rsidP="00000000" w:rsidRDefault="00000000" w:rsidRPr="00000000" w14:paraId="0000008C">
      <w:pPr>
        <w:pStyle w:val="Heading2"/>
        <w:rPr/>
      </w:pPr>
      <w:commentRangeEnd w:id="218"/>
      <w:r w:rsidDel="00000000" w:rsidR="00000000" w:rsidRPr="00000000">
        <w:commentReference w:id="218"/>
      </w:r>
      <w:bookmarkStart w:colFirst="0" w:colLast="0" w:name="1ci93xb" w:id="23"/>
      <w:bookmarkEnd w:id="23"/>
      <w:commentRangeStart w:id="219"/>
      <w:commentRangeStart w:id="220"/>
      <w:r w:rsidDel="00000000" w:rsidR="00000000" w:rsidRPr="00000000">
        <w:rPr>
          <w:rtl w:val="0"/>
        </w:rPr>
        <w:t xml:space="preserve">Meta-analytic estimation</w:t>
      </w:r>
      <w:commentRangeEnd w:id="219"/>
      <w:r w:rsidDel="00000000" w:rsidR="00000000" w:rsidRPr="00000000">
        <w:commentReference w:id="219"/>
      </w:r>
      <w:commentRangeEnd w:id="220"/>
      <w:r w:rsidDel="00000000" w:rsidR="00000000" w:rsidRPr="00000000">
        <w:commentReference w:id="220"/>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section deals with </w:t>
      </w:r>
      <w:commentRangeStart w:id="22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meta-analytic analysis</w:t>
      </w:r>
      <w:commentRangeEnd w:id="221"/>
      <w:r w:rsidDel="00000000" w:rsidR="00000000" w:rsidRPr="00000000">
        <w:commentReference w:id="22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the results submitted by the teams. First, we report on the between-team variability estimate (i.e. the meta-analytic group-level standard deviation </w:t>
      </w:r>
      <m:oMath>
        <m:sSub>
          <m:e>
            <m:r>
              <m:t>σ</m:t>
            </m:r>
          </m:e>
          <m:sub>
            <m:sSub>
              <m:sSubPr>
                <m:ctrlPr>
                  <w:rPr>
                    <w:rFonts w:ascii="Cambria" w:cs="Cambria" w:eastAsia="Cambria" w:hAnsi="Cambria"/>
                    <w:b w:val="0"/>
                    <w:i w:val="0"/>
                    <w:smallCaps w:val="0"/>
                    <w:strike w:val="0"/>
                    <w:color w:val="000000"/>
                    <w:sz w:val="24"/>
                    <w:szCs w:val="24"/>
                    <w:u w:val="none"/>
                    <w:shd w:fill="auto" w:val="clear"/>
                    <w:vertAlign w:val="baseline"/>
                  </w:rPr>
                </m:ctrlPr>
              </m:sSubPr>
              <m:e>
                <m:r>
                  <m:t>α</m:t>
                </m:r>
              </m:e>
              <m:sub>
                <m:r>
                  <w:rPr>
                    <w:rFonts w:ascii="Cambria" w:cs="Cambria" w:eastAsia="Cambria" w:hAnsi="Cambria"/>
                    <w:b w:val="0"/>
                    <w:i w:val="0"/>
                    <w:smallCaps w:val="0"/>
                    <w:strike w:val="0"/>
                    <w:color w:val="000000"/>
                    <w:sz w:val="24"/>
                    <w:szCs w:val="24"/>
                    <w:u w:val="none"/>
                    <w:shd w:fill="auto" w:val="clear"/>
                    <w:vertAlign w:val="baseline"/>
                  </w:rPr>
                  <m:t xml:space="preserve">t</m:t>
                </m:r>
              </m:sub>
            </m:sSub>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is the focus of this study, followed by the meta-analytic estimate (i.e. the intercept of the meta-analytic model, in other words, the estimated effect of typicality on the acoustic production of adjective-noun combinations).</w:t>
      </w:r>
    </w:p>
    <w:bookmarkStart w:colFirst="0" w:colLast="0" w:name="3whwml4" w:id="24"/>
    <w:bookmarkEnd w:id="24"/>
    <w:p w:rsidR="00000000" w:rsidDel="00000000" w:rsidP="00000000" w:rsidRDefault="00000000" w:rsidRPr="00000000" w14:paraId="0000008E">
      <w:pPr>
        <w:pStyle w:val="Heading3"/>
        <w:rPr/>
      </w:pPr>
      <w:r w:rsidDel="00000000" w:rsidR="00000000" w:rsidRPr="00000000">
        <w:rPr>
          <w:rtl w:val="0"/>
        </w:rPr>
        <w:t xml:space="preserve">Between-team variability</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primary aim of this analysis is to assess the degree of between-team variability. As a measure of between-team variability, we chose to use the meta-analytic group-level standard deviation </w:t>
      </w:r>
      <m:oMath>
        <m:sSub>
          <m:e>
            <m:r>
              <m:t>σ</m:t>
            </m:r>
          </m:e>
          <m:sub>
            <m:sSub>
              <m:sSubPr>
                <m:ctrlPr>
                  <w:rPr>
                    <w:rFonts w:ascii="Cambria" w:cs="Cambria" w:eastAsia="Cambria" w:hAnsi="Cambria"/>
                    <w:b w:val="0"/>
                    <w:i w:val="0"/>
                    <w:smallCaps w:val="0"/>
                    <w:strike w:val="0"/>
                    <w:color w:val="000000"/>
                    <w:sz w:val="24"/>
                    <w:szCs w:val="24"/>
                    <w:u w:val="none"/>
                    <w:shd w:fill="auto" w:val="clear"/>
                    <w:vertAlign w:val="baseline"/>
                  </w:rPr>
                </m:ctrlPr>
              </m:sSubPr>
              <m:e>
                <m:r>
                  <m:t>α</m:t>
                </m:r>
              </m:e>
              <m:sub>
                <m:r>
                  <w:rPr>
                    <w:rFonts w:ascii="Cambria" w:cs="Cambria" w:eastAsia="Cambria" w:hAnsi="Cambria"/>
                    <w:b w:val="0"/>
                    <w:i w:val="0"/>
                    <w:smallCaps w:val="0"/>
                    <w:strike w:val="0"/>
                    <w:color w:val="000000"/>
                    <w:sz w:val="24"/>
                    <w:szCs w:val="24"/>
                    <w:u w:val="none"/>
                    <w:shd w:fill="auto" w:val="clear"/>
                    <w:vertAlign w:val="baseline"/>
                  </w:rPr>
                  <m:t xml:space="preserve">t</m:t>
                </m:r>
              </m:sub>
            </m:sSub>
          </m:sub>
        </m:sSub>
      </m:oMath>
      <w:commentRangeStart w:id="22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commentRangeEnd w:id="222"/>
      <w:r w:rsidDel="00000000" w:rsidR="00000000" w:rsidRPr="00000000">
        <w:commentReference w:id="22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223"/>
      <w:commentRangeStart w:id="224"/>
      <w:commentRangeStart w:id="22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According to the preregistered meta-analytic model, the group-level standard deviation for teams is between 0.03 and 0.07 standard units, at 95% credibility. This means that the mean deviations of any individual team from the meta-analytic effect estimate range between </w:t>
      </w:r>
      <m:oMath>
        <m:r>
          <m:t>±</m:t>
        </m:r>
        <m:r>
          <w:rPr>
            <w:rFonts w:ascii="Cambria" w:cs="Cambria" w:eastAsia="Cambria" w:hAnsi="Cambria"/>
            <w:b w:val="0"/>
            <w:i w:val="0"/>
            <w:smallCaps w:val="0"/>
            <w:strike w:val="0"/>
            <w:color w:val="000000"/>
            <w:sz w:val="24"/>
            <w:szCs w:val="24"/>
            <w:u w:val="none"/>
            <w:shd w:fill="auto" w:val="clear"/>
            <w:vertAlign w:val="baseline"/>
          </w:rPr>
          <m:t xml:space="preserve">0.06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m:oMath>
        <m:r>
          <m:t>±</m:t>
        </m:r>
        <m:r>
          <w:rPr>
            <w:rFonts w:ascii="Cambria" w:cs="Cambria" w:eastAsia="Cambria" w:hAnsi="Cambria"/>
            <w:b w:val="0"/>
            <w:i w:val="0"/>
            <w:smallCaps w:val="0"/>
            <w:strike w:val="0"/>
            <w:color w:val="000000"/>
            <w:sz w:val="24"/>
            <w:szCs w:val="24"/>
            <w:u w:val="none"/>
            <w:shd w:fill="auto" w:val="clear"/>
            <w:vertAlign w:val="baseline"/>
          </w:rPr>
          <m:t xml:space="preserve">0.14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(0.</w:t>
      </w:r>
      <w:ins w:author="Tom Lentz TiU" w:id="35" w:date="2022-10-10T15:35:3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 1.96, 0.07 * 1.96) in standard units at 95% probability.</w:t>
      </w:r>
      <w:commentRangeEnd w:id="223"/>
      <w:r w:rsidDel="00000000" w:rsidR="00000000" w:rsidRPr="00000000">
        <w:commentReference w:id="223"/>
      </w:r>
      <w:commentRangeEnd w:id="224"/>
      <w:r w:rsidDel="00000000" w:rsidR="00000000" w:rsidRPr="00000000">
        <w:commentReference w:id="224"/>
      </w:r>
      <w:commentRangeEnd w:id="225"/>
      <w:r w:rsidDel="00000000" w:rsidR="00000000" w:rsidRPr="00000000">
        <w:commentReference w:id="225"/>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Non-preregistered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However, we did not take into account that </w:t>
      </w:r>
      <w:commentRangeStart w:id="226"/>
      <w:commentRangeStart w:id="22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teams might submit multiple analyses/model</w:t>
      </w:r>
      <w:commentRangeStart w:id="22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t>
      </w:r>
      <w:commentRangeEnd w:id="226"/>
      <w:r w:rsidDel="00000000" w:rsidR="00000000" w:rsidRPr="00000000">
        <w:commentReference w:id="226"/>
      </w:r>
      <w:commentRangeEnd w:id="227"/>
      <w:r w:rsidDel="00000000" w:rsidR="00000000" w:rsidRPr="00000000">
        <w:commentReference w:id="22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our preregistration</w:t>
      </w:r>
      <w:commentRangeEnd w:id="228"/>
      <w:r w:rsidDel="00000000" w:rsidR="00000000" w:rsidRPr="00000000">
        <w:commentReference w:id="22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if unaccounted for, violates the independence assumption. To account for this added layer of dependency, we have run a model with team and model ID nested within team as group-level effects </w:t>
      </w:r>
      <w:commentRangeStart w:id="229"/>
      <w:commentRangeStart w:id="230"/>
      <w:commentRangeStart w:id="23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(1team) + (1team:model_id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commentRangeEnd w:id="229"/>
      <w:r w:rsidDel="00000000" w:rsidR="00000000" w:rsidRPr="00000000">
        <w:commentReference w:id="229"/>
      </w:r>
      <w:commentRangeEnd w:id="230"/>
      <w:r w:rsidDel="00000000" w:rsidR="00000000" w:rsidRPr="00000000">
        <w:commentReference w:id="230"/>
      </w:r>
      <w:commentRangeEnd w:id="231"/>
      <w:r w:rsidDel="00000000" w:rsidR="00000000" w:rsidRPr="00000000">
        <w:commentReference w:id="23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Start w:id="23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which</w:t>
      </w:r>
      <w:commentRangeEnd w:id="232"/>
      <w:r w:rsidDel="00000000" w:rsidR="00000000" w:rsidRPr="00000000">
        <w:commentReference w:id="23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allows us to estimate both the between-team variation</w:t>
      </w:r>
      <w:commentRangeStart w:id="23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along with </w:t>
      </w:r>
      <w:commentRangeEnd w:id="233"/>
      <w:r w:rsidDel="00000000" w:rsidR="00000000" w:rsidRPr="00000000">
        <w:commentReference w:id="23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between-analysis variation. This analysis was not preregistered and should thus be interpreted with caution.</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5"/>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nested model yields a posterior 95% CrI for between-team variability of 0 to 0.05 standard units (</w:t>
      </w:r>
      <m:oMath>
        <m:r>
          <m:t>β</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0.02, SD = 0.01),</w:t>
      </w:r>
      <w:commentRangeStart w:id="23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corresponding to a mean deviation range of about </w:t>
      </w:r>
      <m:oMath>
        <m:r>
          <m:t>±</m:t>
        </m:r>
        <m:r>
          <w:rPr>
            <w:rFonts w:ascii="Cambria" w:cs="Cambria" w:eastAsia="Cambria" w:hAnsi="Cambria"/>
            <w:b w:val="0"/>
            <w:i w:val="0"/>
            <w:smallCaps w:val="0"/>
            <w:strike w:val="0"/>
            <w:color w:val="000000"/>
            <w:sz w:val="24"/>
            <w:szCs w:val="24"/>
            <w:u w:val="none"/>
            <w:shd w:fill="auto" w:val="clear"/>
            <w:vertAlign w:val="baseline"/>
          </w:rPr>
          <m:t xml:space="preserve">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standard units and 95% probability.</w:t>
      </w:r>
      <w:commentRangeEnd w:id="234"/>
      <w:r w:rsidDel="00000000" w:rsidR="00000000" w:rsidRPr="00000000">
        <w:commentReference w:id="23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posterior 95% CrI for between-analysis variability (nested within teams) is 0.11 to 0.15 standard units (</w:t>
      </w:r>
      <m:oMath>
        <m:r>
          <m:t>β</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0.132, SD = 0.01). </w:t>
      </w:r>
      <w:commentRangeStart w:id="23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Taken together, the models suggest that the variability of reported effects between any model (within team or across) is substantially larger than</w:t>
      </w:r>
      <w:ins w:author="Simon Wehrle" w:id="36" w:date="2022-09-28T15:38:3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variability across individual teams.</w:t>
      </w:r>
      <w:commentRangeEnd w:id="235"/>
      <w:r w:rsidDel="00000000" w:rsidR="00000000" w:rsidRPr="00000000">
        <w:commentReference w:id="23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t>
      </w:r>
      <w:ins w:author="Simon Wehrle" w:id="37" w:date="2022-09-28T15:38:1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will return</w:t>
        </w:r>
      </w:ins>
      <w:del w:author="Simon Wehrle" w:id="37" w:date="2022-09-28T15:38:1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come</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del w:author="Simon Wehrle" w:id="38" w:date="2022-09-28T15:38:2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back</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this important observation later.</w:t>
      </w:r>
    </w:p>
    <w:bookmarkStart w:colFirst="0" w:colLast="0" w:name="2bn6wsx" w:id="25"/>
    <w:bookmarkEnd w:id="25"/>
    <w:p w:rsidR="00000000" w:rsidDel="00000000" w:rsidP="00000000" w:rsidRDefault="00000000" w:rsidRPr="00000000" w14:paraId="00000093">
      <w:pPr>
        <w:pStyle w:val="Heading3"/>
        <w:rPr/>
      </w:pPr>
      <w:r w:rsidDel="00000000" w:rsidR="00000000" w:rsidRPr="00000000">
        <w:rPr>
          <w:rtl w:val="0"/>
        </w:rPr>
        <w:t xml:space="preserve">Meta-analytic intercept</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assessing the variation between teams and analyses, we now turn to the meta-analytic estimate of the effect of typicality on the acoustic realization of sentences with adjective-noun combinations. The meta-analytic model estimates the range of probable values of the standardized effect size to be between -0.024 and 0.021 standard units (95% CrI, mean = -0.001). In other words, our best guess is that speakers might not encode typicality in the acoustic signal (e.g. by duration, f0 etc,) or, if they do, they do so by </w:t>
      </w:r>
      <w:commentRangeStart w:id="236"/>
      <w:commentRangeStart w:id="237"/>
      <w:commentRangeStart w:id="23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maximum of </w:t>
      </w:r>
      <m:oMath>
        <m:r>
          <m:t>±</m:t>
        </m:r>
        <m:r>
          <w:rPr>
            <w:rFonts w:ascii="Cambria" w:cs="Cambria" w:eastAsia="Cambria" w:hAnsi="Cambria"/>
            <w:b w:val="0"/>
            <w:i w:val="0"/>
            <w:smallCaps w:val="0"/>
            <w:strike w:val="0"/>
            <w:color w:val="000000"/>
            <w:sz w:val="24"/>
            <w:szCs w:val="24"/>
            <w:u w:val="none"/>
            <w:shd w:fill="auto" w:val="clear"/>
            <w:vertAlign w:val="baseline"/>
          </w:rPr>
          <m:t xml:space="preserve">0.02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standard units.</w:t>
      </w:r>
      <w:commentRangeEnd w:id="236"/>
      <w:r w:rsidDel="00000000" w:rsidR="00000000" w:rsidRPr="00000000">
        <w:commentReference w:id="236"/>
      </w:r>
      <w:commentRangeEnd w:id="237"/>
      <w:r w:rsidDel="00000000" w:rsidR="00000000" w:rsidRPr="00000000">
        <w:commentReference w:id="237"/>
      </w:r>
      <w:commentRangeEnd w:id="238"/>
      <w:r w:rsidDel="00000000" w:rsidR="00000000" w:rsidRPr="00000000">
        <w:commentReference w:id="238"/>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Non-preregistered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mentioned in the previous section, we have </w:t>
      </w:r>
      <w:commentRangeStart w:id="23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run an additional </w:t>
      </w:r>
      <w:commentRangeEnd w:id="239"/>
      <w:r w:rsidDel="00000000" w:rsidR="00000000" w:rsidRPr="00000000">
        <w:commentReference w:id="23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 using team and model ID nested within team as group-level effects. In this non-preregistered model, the meta-analytic intercept estimate is between -0.013 and 0.04 standard units (95% CrI, </w:t>
      </w:r>
      <m:oMath>
        <m:r>
          <m:t>β</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0.014). This suggests that the acoustic measures of typical word combinations are 0.01 standard units lower to 0.04 standard units higher than the measures of atypical word combinations, at 95% confidence. Relative to the preregistered model, this model suggests a somewhat positive effect of typicality (although small negative effects are also possible).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w:t>
      </w:r>
      <w:hyperlink w:anchor="qsh70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illustrates the individual intercepts for critical typicality coefficients across models and teams, sorted in ascending order based on their mean. Given the nature and wide variety of acoustic operationalizations, there is not always a natural interpretation of the scale, </w:t>
      </w:r>
      <w:commentRangeStart w:id="24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but in most cases a positive effect corresponds to typical word combinations eliciting higher acoustic values (e.g. longer duration, higher f0, etc.), as mentioned above</w:t>
      </w:r>
      <w:commentRangeEnd w:id="240"/>
      <w:r w:rsidDel="00000000" w:rsidR="00000000" w:rsidRPr="00000000">
        <w:commentReference w:id="24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When looking at the raw estimates and their variance (grey triangles and lines), it is striking how much teams’ estimates differed. Estimates ranged </w:t>
      </w:r>
      <w:ins w:author="Simon Wehrle" w:id="39" w:date="2022-09-28T15:41:3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w:t>
        </w:r>
      </w:ins>
      <w:del w:author="Simon Wehrle" w:id="39" w:date="2022-09-28T15:41:3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between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-0.65 to 0.99 standard units.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the majority of model estimates and their uncertainty after shrinkage (black, orange, and blue points and lines) yields inconclusive results, there are </w:t>
      </w:r>
      <w:commentRangeStart w:id="24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27 model estimates</w:t>
      </w:r>
      <w:commentRangeEnd w:id="241"/>
      <w:r w:rsidDel="00000000" w:rsidR="00000000" w:rsidRPr="00000000">
        <w:commentReference w:id="24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which the 95% credible</w:t>
      </w:r>
      <w:commentRangeStart w:id="24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interval does not contain zero (16%).</w:t>
      </w:r>
      <w:commentRangeEnd w:id="242"/>
      <w:r w:rsidDel="00000000" w:rsidR="00000000" w:rsidRPr="00000000">
        <w:commentReference w:id="242"/>
      </w:r>
      <w:r w:rsidDel="00000000" w:rsidR="00000000" w:rsidRPr="00000000">
        <w:rPr>
          <w:rtl w:val="0"/>
        </w:rPr>
      </w:r>
    </w:p>
    <w:bookmarkStart w:colFirst="0" w:colLast="0" w:name="qsh70q" w:id="26"/>
    <w:bookmarkEnd w:id="26"/>
    <w:p w:rsidR="00000000" w:rsidDel="00000000" w:rsidP="00000000" w:rsidRDefault="00000000" w:rsidRPr="00000000" w14:paraId="0000009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334000" cy="3022961"/>
            <wp:effectExtent b="0" l="0" r="0" t="0"/>
            <wp:docPr descr="Standardized effect sizes (raw and after shrinkage)." id="2" name="image1.png"/>
            <a:graphic>
              <a:graphicData uri="http://schemas.openxmlformats.org/drawingml/2006/picture">
                <pic:pic>
                  <pic:nvPicPr>
                    <pic:cNvPr descr="Standardized effect sizes (raw and after shrinkage)." id="0" name="image1.png"/>
                    <pic:cNvPicPr preferRelativeResize="0"/>
                  </pic:nvPicPr>
                  <pic:blipFill>
                    <a:blip r:embed="rId20"/>
                    <a:srcRect b="0" l="0" r="0" t="0"/>
                    <a:stretch>
                      <a:fillRect/>
                    </a:stretch>
                  </pic:blipFill>
                  <pic:spPr>
                    <a:xfrm>
                      <a:off x="0" y="0"/>
                      <a:ext cx="5334000" cy="3022961"/>
                    </a:xfrm>
                    <a:prstGeom prst="rect"/>
                    <a:ln/>
                  </pic:spPr>
                </pic:pic>
              </a:graphicData>
            </a:graphic>
          </wp:inline>
        </w:drawing>
      </w:r>
      <w:commentRangeStart w:id="243"/>
      <w:commentRangeStart w:id="244"/>
      <w:commentRangeStart w:id="245"/>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commentRangeEnd w:id="243"/>
      <w:r w:rsidDel="00000000" w:rsidR="00000000" w:rsidRPr="00000000">
        <w:commentReference w:id="243"/>
      </w:r>
      <w:commentRangeEnd w:id="244"/>
      <w:r w:rsidDel="00000000" w:rsidR="00000000" w:rsidRPr="00000000">
        <w:commentReference w:id="244"/>
      </w:r>
      <w:commentRangeEnd w:id="245"/>
      <w:r w:rsidDel="00000000" w:rsidR="00000000" w:rsidRPr="00000000">
        <w:commentReference w:id="245"/>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Standardized effect sizes (raw and after shrinkage).</w:t>
      </w:r>
    </w:p>
    <w:bookmarkStart w:colFirst="0" w:colLast="0" w:name="3as4poj" w:id="27"/>
    <w:bookmarkEnd w:id="27"/>
    <w:p w:rsidR="00000000" w:rsidDel="00000000" w:rsidP="00000000" w:rsidRDefault="00000000" w:rsidRPr="00000000" w14:paraId="0000009A">
      <w:pPr>
        <w:pStyle w:val="Heading2"/>
        <w:rPr/>
      </w:pPr>
      <w:r w:rsidDel="00000000" w:rsidR="00000000" w:rsidRPr="00000000">
        <w:rPr>
          <w:rtl w:val="0"/>
        </w:rPr>
        <w:t xml:space="preserve">Analytic and researcher-related predictors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assessing the variability across teams and models, we now turn to estimating the impact of a series of predictors on the reported standardized effects. There is a large amount of variation between and within teams, raising the question as to whether we can explain some of this variation or whether it is idiosyncratic</w:t>
      </w:r>
      <w:del w:author="Malin Spaniol" w:id="40" w:date="2022-10-11T13:46: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w:t>
      </w:r>
      <w:hyperlink w:anchor="1pxezwc">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panel C, displays the coefficients for all predictors alongside their 80% and 95% credible intervals. </w:t>
      </w:r>
      <w:commentRangeStart w:id="24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model</w:t>
      </w:r>
      <w:commentRangeEnd w:id="246"/>
      <w:r w:rsidDel="00000000" w:rsidR="00000000" w:rsidRPr="00000000">
        <w:commentReference w:id="24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suggests that most team-specific predictors yield very small deviations from the meta-analytic estimate and their 95% credible intervals include </w:t>
      </w:r>
      <w:commentRangeStart w:id="24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zero</w:t>
      </w:r>
      <w:commentRangeEnd w:id="247"/>
      <w:r w:rsidDel="00000000" w:rsidR="00000000" w:rsidRPr="00000000">
        <w:commentReference w:id="24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leaving us highly uncertain about their direction. Neither analysts’ prior beliefs in the phenomenon (</w:t>
      </w:r>
      <m:oMath>
        <m:r>
          <m:t>β</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0.00, 95% CrI = [-0.03, 0.03]), nor their seniority in terms of years after completing their PhD (</w:t>
      </w:r>
      <m:oMath>
        <m:r>
          <m:t>β</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0.01, 95% CrI = [-0.03, 0.04]) seem to </w:t>
      </w:r>
      <w:commentRangeStart w:id="248"/>
      <w:commentRangeStart w:id="24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compellingly affect model estimates.</w:t>
      </w:r>
      <w:commentRangeEnd w:id="248"/>
      <w:r w:rsidDel="00000000" w:rsidR="00000000" w:rsidRPr="00000000">
        <w:commentReference w:id="248"/>
      </w:r>
      <w:commentRangeEnd w:id="249"/>
      <w:r w:rsidDel="00000000" w:rsidR="00000000" w:rsidRPr="00000000">
        <w:commentReference w:id="24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Similarly, the evaluation of the quality of the analysis from their peers yielded a rather small effect magnitude, again characterized by large uncertainty (</w:t>
      </w:r>
      <m:oMath>
        <m:r>
          <m:t>β</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0.01, 95% CrI = [-0.02, 0.05]). Interestingly, the model uniqueness, i.e. </w:t>
      </w:r>
      <w:commentRangeStart w:id="250"/>
      <w:commentRangeStart w:id="25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how unique the choice and combination of predictors is, affects the </w:t>
      </w:r>
      <w:commentRangeStart w:id="25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analysts</w:t>
      </w:r>
      <w:commentRangeEnd w:id="252"/>
      <w:r w:rsidDel="00000000" w:rsidR="00000000" w:rsidRPr="00000000">
        <w:commentReference w:id="25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estimat</w:t>
      </w:r>
      <w:commentRangeEnd w:id="250"/>
      <w:r w:rsidDel="00000000" w:rsidR="00000000" w:rsidRPr="00000000">
        <w:commentReference w:id="250"/>
      </w:r>
      <w:commentRangeEnd w:id="251"/>
      <w:r w:rsidDel="00000000" w:rsidR="00000000" w:rsidRPr="00000000">
        <w:commentReference w:id="25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 with more unique models producing higher positive estimates (</w:t>
      </w:r>
      <m:oMath>
        <m:r>
          <m:t>β</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0.05, 95% CrI = [0.02, 0.07]). </w:t>
      </w:r>
      <w:commentRangeStart w:id="253"/>
      <w:commentRangeStart w:id="254"/>
      <w:commentRangeStart w:id="25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suggests that the analysts’ results very much depend on their choice of predictors</w:t>
      </w:r>
      <w:commentRangeEnd w:id="253"/>
      <w:r w:rsidDel="00000000" w:rsidR="00000000" w:rsidRPr="00000000">
        <w:commentReference w:id="253"/>
      </w:r>
      <w:commentRangeEnd w:id="254"/>
      <w:r w:rsidDel="00000000" w:rsidR="00000000" w:rsidRPr="00000000">
        <w:commentReference w:id="254"/>
      </w:r>
      <w:commentRangeEnd w:id="255"/>
      <w:r w:rsidDel="00000000" w:rsidR="00000000" w:rsidRPr="00000000">
        <w:commentReference w:id="25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Looking at the most important choices during measurement, both the acoustic parameter under investigation (e.g. f0 or formants) and the choice of temporal window affected the results. Panels A and B of Figure </w:t>
      </w:r>
      <w:hyperlink w:anchor="1pxezwc">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display the posterior estimates for the measurement outcome (i.e. what acoustic dimension was measured, panel A) and measurement window (i.e. what is the unit over which the outcome was measured, panel B). If </w:t>
      </w:r>
      <w:commentRangeStart w:id="25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w:t>
      </w:r>
      <w:commentRangeEnd w:id="256"/>
      <w:r w:rsidDel="00000000" w:rsidR="00000000" w:rsidRPr="00000000">
        <w:commentReference w:id="25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acoustic dimension related to f0 was measured, estimates are lower than the meta</w:t>
      </w:r>
      <w:ins w:author="Simon Wehrle" w:id="41" w:date="2022-09-28T15:44:0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del w:author="Simon Wehrle" w:id="41" w:date="2022-09-28T15:44:0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analytic estimate. </w:t>
      </w:r>
      <w:commentRangeStart w:id="257"/>
      <w:commentRangeStart w:id="25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w:t>
      </w:r>
      <w:commentRangeEnd w:id="257"/>
      <w:r w:rsidDel="00000000" w:rsidR="00000000" w:rsidRPr="00000000">
        <w:commentReference w:id="25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w:t>
      </w:r>
      <w:commentRangeEnd w:id="258"/>
      <w:r w:rsidDel="00000000" w:rsidR="00000000" w:rsidRPr="00000000">
        <w:commentReference w:id="25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 the other hand, </w:t>
      </w:r>
      <w:commentRangeStart w:id="25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vowel formants were measured, </w:t>
      </w:r>
      <w:commentRangeEnd w:id="259"/>
      <w:r w:rsidDel="00000000" w:rsidR="00000000" w:rsidRPr="00000000">
        <w:commentReference w:id="25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estimates are higher than the meta</w:t>
      </w:r>
      <w:ins w:author="Simon Wehrle" w:id="42" w:date="2022-09-28T15:44: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del w:author="Simon Wehrle" w:id="42" w:date="2022-09-28T15:44: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analytic estimate. Similarly, if acoustic parameters were measured across the entire sentence, estimates are lower than the meta</w:t>
      </w:r>
      <w:ins w:author="Simon Wehrle" w:id="43" w:date="2022-09-28T15:44: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del w:author="Simon Wehrle" w:id="43" w:date="2022-09-28T15:44: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analytic estimate. </w:t>
      </w:r>
      <w:commentRangeStart w:id="260"/>
      <w:commentRangeStart w:id="26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other words, depending on the choice of measurement and the measurement window, analysts arrived at opposite conclusions about how and if typicality is expressed acoustically.</w:t>
      </w:r>
      <w:commentRangeEnd w:id="260"/>
      <w:r w:rsidDel="00000000" w:rsidR="00000000" w:rsidRPr="00000000">
        <w:commentReference w:id="260"/>
      </w:r>
      <w:commentRangeEnd w:id="261"/>
      <w:r w:rsidDel="00000000" w:rsidR="00000000" w:rsidRPr="00000000">
        <w:commentReference w:id="261"/>
      </w:r>
      <w:r w:rsidDel="00000000" w:rsidR="00000000" w:rsidRPr="00000000">
        <w:rPr>
          <w:rtl w:val="0"/>
        </w:rPr>
      </w:r>
    </w:p>
    <w:bookmarkStart w:colFirst="0" w:colLast="0" w:name="1pxezwc" w:id="28"/>
    <w:bookmarkEnd w:id="28"/>
    <w:p w:rsidR="00000000" w:rsidDel="00000000" w:rsidP="00000000" w:rsidRDefault="00000000" w:rsidRPr="00000000" w14:paraId="0000009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262"/>
      <w:commentRangeStart w:id="263"/>
      <w:commentRangeStart w:id="264"/>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334000" cy="4267416"/>
            <wp:effectExtent b="0" l="0" r="0" t="0"/>
            <wp:docPr descr="The effects of analytic and researcher-related predictors on the reported standardized effect sizes." id="4" name="image4.png"/>
            <a:graphic>
              <a:graphicData uri="http://schemas.openxmlformats.org/drawingml/2006/picture">
                <pic:pic>
                  <pic:nvPicPr>
                    <pic:cNvPr descr="The effects of analytic and researcher-related predictors on the reported standardized effect sizes." id="0" name="image4.png"/>
                    <pic:cNvPicPr preferRelativeResize="0"/>
                  </pic:nvPicPr>
                  <pic:blipFill>
                    <a:blip r:embed="rId21"/>
                    <a:srcRect b="0" l="0" r="0" t="0"/>
                    <a:stretch>
                      <a:fillRect/>
                    </a:stretch>
                  </pic:blipFill>
                  <pic:spPr>
                    <a:xfrm>
                      <a:off x="0" y="0"/>
                      <a:ext cx="5334000" cy="4267416"/>
                    </a:xfrm>
                    <a:prstGeom prst="rect"/>
                    <a:ln/>
                  </pic:spPr>
                </pic:pic>
              </a:graphicData>
            </a:graphic>
          </wp:inline>
        </w:drawing>
      </w:r>
      <w:commentRangeEnd w:id="262"/>
      <w:r w:rsidDel="00000000" w:rsidR="00000000" w:rsidRPr="00000000">
        <w:commentReference w:id="262"/>
      </w:r>
      <w:commentRangeEnd w:id="263"/>
      <w:r w:rsidDel="00000000" w:rsidR="00000000" w:rsidRPr="00000000">
        <w:commentReference w:id="263"/>
      </w:r>
      <w:commentRangeEnd w:id="264"/>
      <w:r w:rsidDel="00000000" w:rsidR="00000000" w:rsidRPr="00000000">
        <w:commentReference w:id="264"/>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effects of analytic and researcher-related predictors on the reported standardized effect sizes.</w:t>
      </w:r>
    </w:p>
    <w:bookmarkStart w:colFirst="0" w:colLast="0" w:name="49x2ik5" w:id="29"/>
    <w:bookmarkEnd w:id="29"/>
    <w:p w:rsidR="00000000" w:rsidDel="00000000" w:rsidP="00000000" w:rsidRDefault="00000000" w:rsidRPr="00000000" w14:paraId="0000009F">
      <w:pPr>
        <w:pStyle w:val="Heading1"/>
        <w:rPr/>
      </w:pPr>
      <w:r w:rsidDel="00000000" w:rsidR="00000000" w:rsidRPr="00000000">
        <w:rPr>
          <w:rtl w:val="0"/>
        </w:rPr>
        <w:t xml:space="preserve">Disc</w:t>
      </w:r>
      <w:commentRangeStart w:id="265"/>
      <w:commentRangeStart w:id="266"/>
      <w:commentRangeStart w:id="267"/>
      <w:commentRangeStart w:id="268"/>
      <w:commentRangeStart w:id="269"/>
      <w:commentRangeStart w:id="270"/>
      <w:commentRangeStart w:id="271"/>
      <w:commentRangeStart w:id="272"/>
      <w:r w:rsidDel="00000000" w:rsidR="00000000" w:rsidRPr="00000000">
        <w:rPr>
          <w:rtl w:val="0"/>
        </w:rPr>
        <w:t xml:space="preserve">ussion</w:t>
      </w:r>
      <w:commentRangeEnd w:id="265"/>
      <w:r w:rsidDel="00000000" w:rsidR="00000000" w:rsidRPr="00000000">
        <w:commentReference w:id="265"/>
      </w:r>
      <w:commentRangeEnd w:id="266"/>
      <w:r w:rsidDel="00000000" w:rsidR="00000000" w:rsidRPr="00000000">
        <w:commentReference w:id="266"/>
      </w:r>
      <w:commentRangeEnd w:id="267"/>
      <w:r w:rsidDel="00000000" w:rsidR="00000000" w:rsidRPr="00000000">
        <w:commentReference w:id="267"/>
      </w:r>
      <w:commentRangeEnd w:id="268"/>
      <w:r w:rsidDel="00000000" w:rsidR="00000000" w:rsidRPr="00000000">
        <w:commentReference w:id="268"/>
      </w:r>
      <w:commentRangeEnd w:id="269"/>
      <w:r w:rsidDel="00000000" w:rsidR="00000000" w:rsidRPr="00000000">
        <w:commentReference w:id="269"/>
      </w:r>
      <w:commentRangeEnd w:id="270"/>
      <w:r w:rsidDel="00000000" w:rsidR="00000000" w:rsidRPr="00000000">
        <w:commentReference w:id="270"/>
      </w:r>
      <w:commentRangeEnd w:id="271"/>
      <w:r w:rsidDel="00000000" w:rsidR="00000000" w:rsidRPr="00000000">
        <w:commentReference w:id="271"/>
      </w:r>
      <w:commentRangeEnd w:id="272"/>
      <w:r w:rsidDel="00000000" w:rsidR="00000000" w:rsidRPr="00000000">
        <w:commentReference w:id="272"/>
      </w:r>
      <w:r w:rsidDel="00000000" w:rsidR="00000000" w:rsidRPr="00000000">
        <w:rPr>
          <w:rtl w:val="0"/>
        </w:rPr>
      </w:r>
    </w:p>
    <w:bookmarkStart w:colFirst="0" w:colLast="0" w:name="2p2csry" w:id="30"/>
    <w:bookmarkEnd w:id="30"/>
    <w:p w:rsidR="00000000" w:rsidDel="00000000" w:rsidP="00000000" w:rsidRDefault="00000000" w:rsidRPr="00000000" w14:paraId="000000A0">
      <w:pPr>
        <w:pStyle w:val="Heading2"/>
        <w:rPr/>
      </w:pPr>
      <w:r w:rsidDel="00000000" w:rsidR="00000000" w:rsidRPr="00000000">
        <w:rPr>
          <w:rtl w:val="0"/>
        </w:rPr>
        <w:t xml:space="preserve">Summary</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gave </w:t>
      </w:r>
      <w:commentRangeStart w:id="273"/>
      <w:commentRangeStart w:id="274"/>
      <w:commentRangeStart w:id="27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 </w:t>
      </w:r>
      <w:commentRangeEnd w:id="273"/>
      <w:r w:rsidDel="00000000" w:rsidR="00000000" w:rsidRPr="00000000">
        <w:commentReference w:id="273"/>
      </w:r>
      <w:commentRangeEnd w:id="274"/>
      <w:r w:rsidDel="00000000" w:rsidR="00000000" w:rsidRPr="00000000">
        <w:commentReference w:id="274"/>
      </w:r>
      <w:commentRangeEnd w:id="275"/>
      <w:r w:rsidDel="00000000" w:rsidR="00000000" w:rsidRPr="00000000">
        <w:commentReference w:id="27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analyst teams the same speech data set to answer the same research question: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 speakers acoustically modify utterances to signal atypical word co</w:t>
      </w:r>
      <w:commentRangeStart w:id="276"/>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mbinations?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276"/>
      <w:r w:rsidDel="00000000" w:rsidR="00000000" w:rsidRPr="00000000">
        <w:commentReference w:id="27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answer this question, teams had to operationalize parameters of a multidimensional signal, operationalize and </w:t>
      </w:r>
      <w:ins w:author="Mariska Bolyanatz" w:id="44" w:date="2022-09-27T17:55:1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w:t>
        </w:r>
      </w:ins>
      <w:del w:author="Mariska Bolyanatz" w:id="44" w:date="2022-09-27T17:55:1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chose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appropriate model predictors, and construct appropriate statistical models to answer the research question. This complex process has led to a vast “</w:t>
      </w:r>
      <w:commentRangeStart w:id="27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garden of forking paths</w:t>
      </w:r>
      <w:commentRangeEnd w:id="277"/>
      <w:r w:rsidDel="00000000" w:rsidR="00000000" w:rsidRPr="00000000">
        <w:commentReference w:id="27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i.e. to a wide range of combinations of possible analytical decisions. The submitted analyses exhibited at least 47 unique ways of operationalizing the acoustic signal alongside 52 unique ways of constructing the</w:t>
      </w:r>
      <w:del w:author="Simon Wehrle" w:id="45" w:date="2022-09-28T15:48:0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ir</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statistical model. </w:t>
      </w:r>
      <w:commentRangeStart w:id="278"/>
      <w:commentRangeStart w:id="27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By multiplying the numbers of acoustic and model specifications, there are in principle 2444 possible unique combinations.</w:t>
      </w:r>
      <w:commentRangeEnd w:id="278"/>
      <w:r w:rsidDel="00000000" w:rsidR="00000000" w:rsidRPr="00000000">
        <w:commentReference w:id="278"/>
      </w:r>
      <w:commentRangeEnd w:id="279"/>
      <w:r w:rsidDel="00000000" w:rsidR="00000000" w:rsidRPr="00000000">
        <w:commentReference w:id="27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 that this is a conservative estimate of the number of different analytical choices for our research question </w:t>
      </w:r>
      <w:commentRangeStart w:id="28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(ignoring further degrees of freedom like e.g. acoustic parameter extraction, outlier treatment, and transformations).</w:t>
      </w:r>
      <w:commentRangeEnd w:id="280"/>
      <w:r w:rsidDel="00000000" w:rsidR="00000000" w:rsidRPr="00000000">
        <w:commentReference w:id="280"/>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28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make the results somewhat more concrete</w:t>
      </w:r>
      <w:commentRangeEnd w:id="281"/>
      <w:r w:rsidDel="00000000" w:rsidR="00000000" w:rsidRPr="00000000">
        <w:commentReference w:id="28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will </w:t>
      </w:r>
      <w:commentRangeStart w:id="28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ground</w:t>
      </w:r>
      <w:commentRangeEnd w:id="282"/>
      <w:r w:rsidDel="00000000" w:rsidR="00000000" w:rsidRPr="00000000">
        <w:commentReference w:id="28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them in actual acoustic measures. We calculated the standard deviation of a selection of acoustic measurements, as submitted by the analysis teams: duration, fundamental frequency and intensity, taken from different time windows. These standard deviations can be considered as an indication of the variability in said acoustic measures. We can now use these values to interpret the meta-analytic estimates, which are in standardized units, by transforming the standardized units to measures of duration, fundamental frequency and intensity.</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28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example, for those analyses that investigated the duration of segments (e.g. the duration of the second vowel in </w:t>
      </w:r>
      <w:commentRangeStart w:id="284"/>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Banana</w:t>
      </w:r>
      <w:commentRangeEnd w:id="284"/>
      <w:r w:rsidDel="00000000" w:rsidR="00000000" w:rsidRPr="00000000">
        <w:commentReference w:id="28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commentRangeEnd w:id="283"/>
      <w:r w:rsidDel="00000000" w:rsidR="00000000" w:rsidRPr="00000000">
        <w:commentReference w:id="28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reported duration measures exhibit standard deviations that range from 33.4 to</w:t>
      </w:r>
      <w:commentRangeStart w:id="28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51.4 ms</w:t>
      </w:r>
      <w:commentRangeEnd w:id="285"/>
      <w:r w:rsidDel="00000000" w:rsidR="00000000" w:rsidRPr="00000000">
        <w:commentReference w:id="28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These standard deviations allow us to convert the meta analytical estimates into milliseconds by multiplying those values with the standard units. The reported effect estimates from teams varied between </w:t>
      </w:r>
      <w:commentRangeStart w:id="28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-0.65</w:t>
      </w:r>
      <w:commentRangeEnd w:id="286"/>
      <w:r w:rsidDel="00000000" w:rsidR="00000000" w:rsidRPr="00000000">
        <w:commentReference w:id="28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0.99 standard units</w:t>
      </w:r>
      <w:ins w:author="Simon Wehrle" w:id="46" w:date="2022-09-28T15:50:0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corresponds to duration values ranging from -21.86 to 50.</w:t>
      </w:r>
      <w:commentRangeStart w:id="28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81</w:t>
      </w:r>
      <w:commentRangeEnd w:id="287"/>
      <w:r w:rsidDel="00000000" w:rsidR="00000000" w:rsidRPr="00000000">
        <w:commentReference w:id="28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more conservative approach is to convert the meta-analytic estimates of between-model variation, thus obtaining an estimate of between-model variability in milliseconds that ranges between 7.4 and 15.1 </w:t>
      </w:r>
      <w:commentRangeStart w:id="28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w:t>
      </w:r>
      <w:commentRangeEnd w:id="288"/>
      <w:r w:rsidDel="00000000" w:rsidR="00000000" w:rsidRPr="00000000">
        <w:commentReference w:id="28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credibility.</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6"/>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this </w:t>
      </w:r>
      <w:commentRangeStart w:id="28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might not immediately strike one as a </w:t>
      </w:r>
      <w:ins w:author="Michelle Cohn" w:id="47" w:date="2022-10-10T19:31:59Z">
        <w:commentRangeStart w:id="29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great deal</w:t>
        </w:r>
      </w:ins>
      <w:del w:author="Michelle Cohn" w:id="47" w:date="2022-10-10T19:31:5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lot</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variation</w:t>
      </w:r>
      <w:commentRangeEnd w:id="290"/>
      <w:r w:rsidDel="00000000" w:rsidR="00000000" w:rsidRPr="00000000">
        <w:commentReference w:id="290"/>
      </w:r>
      <w:commentRangeEnd w:id="289"/>
      <w:r w:rsidDel="00000000" w:rsidR="00000000" w:rsidRPr="00000000">
        <w:commentReference w:id="28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crosses several theoretically relevant thresholds for perception and articulation: </w:t>
      </w:r>
      <w:commentRangeStart w:id="29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w:t>
      </w:r>
      <w:commentRangeEnd w:id="291"/>
      <w:r w:rsidDel="00000000" w:rsidR="00000000" w:rsidRPr="00000000">
        <w:commentReference w:id="29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example, the </w:t>
      </w:r>
      <w:ins w:author="Simon Wehrle" w:id="48" w:date="2022-09-28T15:50:3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widely studied phenomenon</w:t>
        </w:r>
      </w:ins>
      <w:del w:author="Simon Wehrle" w:id="48" w:date="2022-09-28T15:50:3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phenomenon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incomplete neutralization</w:t>
      </w:r>
      <w:del w:author="Simon Wehrle" w:id="49" w:date="2022-09-28T15:50:4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a</w:delText>
        </w:r>
      </w:del>
      <w:del w:author="Simon Wehrle" w:id="50" w:date="2022-09-28T15:50:3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widely studied phenomenon,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Start w:id="29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involves</w:t>
      </w:r>
      <w:commentRangeEnd w:id="292"/>
      <w:r w:rsidDel="00000000" w:rsidR="00000000" w:rsidRPr="00000000">
        <w:commentReference w:id="29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duration effects ranging from 7 to 15 ms</w:t>
      </w:r>
      <w:del w:author="Simon Roessig [Ritter]" w:id="51" w:date="2022-10-04T13:10:1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particular phenomenon has sparked long-lasting methodological and theoretical debates about the very nature of linguistic representations</w:t>
      </w:r>
      <w:del w:author="Malin Spaniol" w:id="52" w:date="2022-10-11T13:46:1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Start w:id="293"/>
      <w:commentRangeStart w:id="29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Vowel duration differences </w:t>
      </w:r>
      <w:commentRangeEnd w:id="293"/>
      <w:r w:rsidDel="00000000" w:rsidR="00000000" w:rsidRPr="00000000">
        <w:commentReference w:id="293"/>
      </w:r>
      <w:commentRangeEnd w:id="294"/>
      <w:r w:rsidDel="00000000" w:rsidR="00000000" w:rsidRPr="00000000">
        <w:commentReference w:id="29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within this range have been reported across phenomena, associated with segmental contrasts</w:t>
      </w:r>
      <w:del w:author="Malin Spaniol" w:id="53" w:date="2022-10-11T13:36:5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reduction</w:t>
      </w:r>
      <w:del w:author="Malin Spaniol" w:id="54" w:date="2022-10-11T13:37:0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biomechanical reflexes of prominence</w:t>
      </w:r>
      <w:commentRangeStart w:id="29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295"/>
      <w:r w:rsidDel="00000000" w:rsidR="00000000" w:rsidRPr="00000000">
        <w:commentReference w:id="29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Expecting random variation between different analysts of 7 to </w:t>
      </w:r>
      <w:commentRangeStart w:id="29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w:t>
      </w:r>
      <w:commentRangeEnd w:id="296"/>
      <w:r w:rsidDel="00000000" w:rsidR="00000000" w:rsidRPr="00000000">
        <w:commentReference w:id="29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one or the other direction can be theoretically relevant and might lead to opposing theoretical conclusions.</w:t>
      </w:r>
    </w:p>
    <w:bookmarkStart w:colFirst="0" w:colLast="0" w:name="147n2zr" w:id="31"/>
    <w:bookmarkEnd w:id="31"/>
    <w:p w:rsidR="00000000" w:rsidDel="00000000" w:rsidP="00000000" w:rsidRDefault="00000000" w:rsidRPr="00000000" w14:paraId="000000A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Estimated 95 per-cent CrIs of deviation from the meta-analytic effect in acoustic measures, based on the lower and upper limits of the between-model variation.</w:t>
      </w:r>
    </w:p>
    <w:tbl>
      <w:tblPr>
        <w:tblStyle w:val="Table1"/>
        <w:tblW w:w="7920.0" w:type="dxa"/>
        <w:jc w:val="left"/>
        <w:tblInd w:w="0.0" w:type="dxa"/>
        <w:tblLayout w:type="fixed"/>
        <w:tblLook w:val="0020"/>
      </w:tblPr>
      <w:tblGrid>
        <w:gridCol w:w="1584"/>
        <w:gridCol w:w="1584"/>
        <w:gridCol w:w="1584"/>
        <w:gridCol w:w="1584"/>
        <w:gridCol w:w="1584"/>
        <w:tblGridChange w:id="0">
          <w:tblGrid>
            <w:gridCol w:w="1584"/>
            <w:gridCol w:w="1584"/>
            <w:gridCol w:w="1584"/>
            <w:gridCol w:w="1584"/>
            <w:gridCol w:w="1584"/>
          </w:tblGrid>
        </w:tblGridChange>
      </w:tblGrid>
      <w:tr>
        <w:trPr>
          <w:cantSplit w:val="0"/>
          <w:tblHeader w:val="1"/>
        </w:trPr>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Outcome</w:t>
            </w:r>
          </w:p>
        </w:tc>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Temporal window</w:t>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Lower</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Upper</w:t>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w:t>
            </w:r>
          </w:p>
        </w:tc>
      </w:tr>
      <w:tr>
        <w:trPr>
          <w:cantSplit w:val="0"/>
          <w:tblHeader w:val="0"/>
        </w:trPr>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Duration</w:t>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Segment</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7.4-11.4</w:t>
            </w:r>
          </w:p>
        </w:tc>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10-15.4</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ms</w:t>
            </w:r>
          </w:p>
        </w:tc>
      </w:tr>
      <w:tr>
        <w:trPr>
          <w:cantSplit w:val="0"/>
          <w:tblHeader w:val="0"/>
        </w:trPr>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Duration</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297"/>
            <w:commentRangeStart w:id="29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Word</w:t>
            </w:r>
            <w:commentRangeEnd w:id="297"/>
            <w:r w:rsidDel="00000000" w:rsidR="00000000" w:rsidRPr="00000000">
              <w:commentReference w:id="297"/>
            </w:r>
            <w:commentRangeEnd w:id="298"/>
            <w:r w:rsidDel="00000000" w:rsidR="00000000" w:rsidRPr="00000000">
              <w:commentReference w:id="298"/>
            </w:r>
            <w:r w:rsidDel="00000000" w:rsidR="00000000" w:rsidRPr="00000000">
              <w:rPr>
                <w:rtl w:val="0"/>
              </w:rPr>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7.2-26.5</w:t>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9.8-35.8</w:t>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ms</w:t>
            </w:r>
          </w:p>
        </w:tc>
      </w:tr>
      <w:tr>
        <w:trPr>
          <w:cantSplit w:val="0"/>
          <w:tblHeader w:val="0"/>
        </w:trPr>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f0</w:t>
            </w:r>
          </w:p>
        </w:tc>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Segment</w:t>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8.9-9.8</w:t>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12-13.3</w:t>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hz</w:t>
            </w:r>
          </w:p>
        </w:tc>
      </w:tr>
      <w:tr>
        <w:trPr>
          <w:cantSplit w:val="0"/>
          <w:tblHeader w:val="0"/>
        </w:trPr>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f0</w:t>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Word</w:t>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0.9-10.4</w:t>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1.2-14.1</w:t>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hz</w:t>
            </w:r>
          </w:p>
        </w:tc>
      </w:tr>
      <w:tr>
        <w:trPr>
          <w:cantSplit w:val="0"/>
          <w:tblHeader w:val="0"/>
        </w:trPr>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Intensity</w:t>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Segment</w:t>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0.7-1.6</w:t>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1-2.1</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dB</w:t>
            </w:r>
          </w:p>
        </w:tc>
      </w:tr>
      <w:tr>
        <w:trPr>
          <w:cantSplit w:val="0"/>
          <w:tblHeader w:val="0"/>
        </w:trPr>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Intensity</w:t>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Word</w:t>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0.8-0.9</w:t>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29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1-1.2</w:t>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dB</w:t>
            </w:r>
          </w:p>
        </w:tc>
      </w:tr>
    </w:tbl>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findings are very much in line with previous crowd-sourced projects that suggest variation between teams is neither driven by perceived quality of the analysis nor by </w:t>
      </w:r>
      <w:commentRangeStart w:id="30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analysts</w:t>
      </w:r>
      <w:ins w:author="Erin Buchanan" w:id="55" w:date="2022-10-11T14:51:28Z">
        <w:commentRangeEnd w:id="303"/>
        <w:r w:rsidDel="00000000" w:rsidR="00000000" w:rsidRPr="00000000">
          <w:commentReference w:id="30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biases or experience</w:t>
      </w:r>
      <w:del w:author="Malin Spaniol" w:id="56" w:date="2022-10-11T13:46:2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Following</w:t>
      </w:r>
      <w:del w:author="Malin Spaniol" w:id="57" w:date="2022-10-11T13:37:1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are bound to conclude that “[…] </w:t>
      </w:r>
      <w:del w:author="Simon Wehrle" w:id="58" w:date="2022-09-29T06:48:58Z">
        <w:commentRangeStart w:id="30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we are left to believe that </w:delText>
        </w:r>
      </w:del>
      <w:commentRangeEnd w:id="304"/>
      <w:r w:rsidDel="00000000" w:rsidR="00000000" w:rsidRPr="00000000">
        <w:commentReference w:id="30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idiosyncratic uncertainty is a fundamental feature of the scientific process that is not easily explained by typically observed researcher characteristics or analytic decisions”. </w:t>
      </w:r>
      <w:commentRangeStart w:id="30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Idiosyncratic variation across researchers might be a fact of life which we have to acknowledge and integrate into how we evaluate and present evidence.</w:t>
      </w:r>
      <w:commentRangeEnd w:id="305"/>
      <w:r w:rsidDel="00000000" w:rsidR="00000000" w:rsidRPr="00000000">
        <w:commentReference w:id="305"/>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properties of the teams did not seem to systematically affect results, teams’ estimates seem to </w:t>
      </w:r>
      <w:commentRangeStart w:id="30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very much depend</w:t>
      </w:r>
      <w:commentRangeEnd w:id="306"/>
      <w:r w:rsidDel="00000000" w:rsidR="00000000" w:rsidRPr="00000000">
        <w:commentReference w:id="30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 certain measurement choices. Human speech is a complex multidimensional signal. Researchers need to make choices about </w:t>
      </w:r>
      <w:commentRangeStart w:id="30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what to measure, how to measure it </w:t>
      </w:r>
      <w:commentRangeEnd w:id="307"/>
      <w:r w:rsidDel="00000000" w:rsidR="00000000" w:rsidRPr="00000000">
        <w:commentReference w:id="30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which temporal unit to measure it in. Some of these choices seem t</w:t>
      </w:r>
      <w:commentRangeStart w:id="308"/>
      <w:commentRangeStart w:id="30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 bias t</w:t>
      </w:r>
      <w:commentRangeEnd w:id="308"/>
      <w:r w:rsidDel="00000000" w:rsidR="00000000" w:rsidRPr="00000000">
        <w:commentReference w:id="308"/>
      </w:r>
      <w:commentRangeEnd w:id="309"/>
      <w:r w:rsidDel="00000000" w:rsidR="00000000" w:rsidRPr="00000000">
        <w:commentReference w:id="30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 estimates in our data in one direction while others seem to bias estimates into another.</w:t>
      </w:r>
      <w:commentRangeStart w:id="310"/>
      <w:commentRangeStart w:id="311"/>
      <w:commentRangeStart w:id="31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example, measurements related to fundamental frequency tended to result in lower estimates while measurements related to vowel formants tended to yield higher estimates.</w:t>
      </w:r>
      <w:commentRangeEnd w:id="310"/>
      <w:r w:rsidDel="00000000" w:rsidR="00000000" w:rsidRPr="00000000">
        <w:commentReference w:id="310"/>
      </w:r>
      <w:commentRangeEnd w:id="311"/>
      <w:r w:rsidDel="00000000" w:rsidR="00000000" w:rsidRPr="00000000">
        <w:commentReference w:id="311"/>
      </w:r>
      <w:commentRangeEnd w:id="312"/>
      <w:r w:rsidDel="00000000" w:rsidR="00000000" w:rsidRPr="00000000">
        <w:commentReference w:id="312"/>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asymmetry observed in the effect direction of different measurements can have several causes. </w:t>
      </w:r>
      <w:commentRangeStart w:id="31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w:t>
      </w:r>
      <w:commentRangeEnd w:id="313"/>
      <w:r w:rsidDel="00000000" w:rsidR="00000000" w:rsidRPr="00000000">
        <w:commentReference w:id="31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could be a true underlying relationship between typicality and the speech signal that manifests itself in some measures but not others </w:t>
      </w:r>
      <w:commentRangeStart w:id="31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and/or</w:t>
      </w:r>
      <w:commentRangeEnd w:id="314"/>
      <w:r w:rsidDel="00000000" w:rsidR="00000000" w:rsidRPr="00000000">
        <w:commentReference w:id="31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manifests itself negatively in one acoustic measure but positively in </w:t>
      </w:r>
      <w:commentRangeStart w:id="315"/>
      <w:commentRangeStart w:id="316"/>
      <w:commentRangeStart w:id="31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another</w:t>
      </w:r>
      <w:commentRangeEnd w:id="315"/>
      <w:r w:rsidDel="00000000" w:rsidR="00000000" w:rsidRPr="00000000">
        <w:commentReference w:id="315"/>
      </w:r>
      <w:commentRangeEnd w:id="316"/>
      <w:r w:rsidDel="00000000" w:rsidR="00000000" w:rsidRPr="00000000">
        <w:commentReference w:id="316"/>
      </w:r>
      <w:commentRangeEnd w:id="317"/>
      <w:r w:rsidDel="00000000" w:rsidR="00000000" w:rsidRPr="00000000">
        <w:commentReference w:id="31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318"/>
      <w:commentRangeStart w:id="31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w:t>
      </w:r>
      <w:commentRangeEnd w:id="318"/>
      <w:r w:rsidDel="00000000" w:rsidR="00000000" w:rsidRPr="00000000">
        <w:commentReference w:id="318"/>
      </w:r>
      <w:commentRangeEnd w:id="319"/>
      <w:r w:rsidDel="00000000" w:rsidR="00000000" w:rsidRPr="00000000">
        <w:commentReference w:id="31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orthogonal to a possible true relationship, c</w:t>
      </w:r>
      <w:commentRangeStart w:id="32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ertain measurement choices might </w:t>
      </w:r>
      <w:commentRangeEnd w:id="320"/>
      <w:r w:rsidDel="00000000" w:rsidR="00000000" w:rsidRPr="00000000">
        <w:commentReference w:id="32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 associated with stronger expectations relative to the research question, which might lead to </w:t>
      </w:r>
      <w:commentRangeStart w:id="32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stronger researcher biases</w:t>
      </w:r>
      <w:commentRangeEnd w:id="321"/>
      <w:r w:rsidDel="00000000" w:rsidR="00000000" w:rsidRPr="00000000">
        <w:commentReference w:id="32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Many analysts targeted measures related to fundamental frequency (f0), likely because similar functional relationships like information structure and predictability can be expressed by f0</w:t>
      </w:r>
      <w:del w:author="Malin Spaniol" w:id="59" w:date="2022-10-11T13:46:3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Moreover, prior work has actually suggested a relationship between typicality and f0</w:t>
      </w:r>
      <w:del w:author="Malin Spaniol" w:id="60" w:date="2022-10-11T13:46:4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Participating analysts might have been aware of those findings, which might have, subconsciously or otherwise, nudged their choices into one particular direction.</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Regardless of its cause, we have to conclude that depending on the choice of how the speech signal is operationalized, researchers might find evidence for or against </w:t>
      </w:r>
      <w:commentRangeStart w:id="32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theoretically relevant effect</w:t>
      </w:r>
      <w:commentRangeEnd w:id="322"/>
      <w:r w:rsidDel="00000000" w:rsidR="00000000" w:rsidRPr="00000000">
        <w:commentReference w:id="32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conclusion is further supported by the fact that between-team variability was lower than between</w:t>
      </w:r>
      <w:ins w:author="Simon Wehrle" w:id="61" w:date="2022-09-29T06:52:1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del w:author="Simon Wehrle" w:id="61" w:date="2022-09-29T06:52:1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 v</w:t>
      </w:r>
      <w:commentRangeStart w:id="323"/>
      <w:commentRangeStart w:id="324"/>
      <w:commentRangeStart w:id="32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ariability</w:t>
      </w:r>
      <w:commentRangeEnd w:id="323"/>
      <w:r w:rsidDel="00000000" w:rsidR="00000000" w:rsidRPr="00000000">
        <w:commentReference w:id="323"/>
      </w:r>
      <w:commentRangeEnd w:id="324"/>
      <w:r w:rsidDel="00000000" w:rsidR="00000000" w:rsidRPr="00000000">
        <w:commentReference w:id="324"/>
      </w:r>
      <w:commentRangeEnd w:id="325"/>
      <w:r w:rsidDel="00000000" w:rsidR="00000000" w:rsidRPr="00000000">
        <w:commentReference w:id="32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is an important observation when put into context of the fact that most teams submitted many different models. Teams submitted up to 16 different models to test for a possible relationship between typicality and the speech signal.</w:t>
      </w:r>
      <w:commentRangeStart w:id="32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complexity of the speech signal lends itself to </w:t>
      </w:r>
      <w:commentRangeStart w:id="32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multiple approaches</w:t>
      </w:r>
      <w:commentRangeEnd w:id="327"/>
      <w:r w:rsidDel="00000000" w:rsidR="00000000" w:rsidRPr="00000000">
        <w:commentReference w:id="32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this plurality of hypothesis tests invites bias and can dramatically increase the rate of falsely claiming the presence</w:t>
      </w:r>
      <w:commentRangeStart w:id="328"/>
      <w:commentRangeStart w:id="32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w:t>
      </w:r>
      <w:r w:rsidDel="00000000" w:rsidR="00000000" w:rsidRPr="00000000">
        <w:rPr>
          <w:rFonts w:ascii="Cambria" w:cs="Cambria" w:eastAsia="Cambria" w:hAnsi="Cambria"/>
          <w:b w:val="0"/>
          <w:i w:val="0"/>
          <w:smallCaps w:val="0"/>
          <w:strike w:val="0"/>
          <w:color w:val="000000"/>
          <w:sz w:val="24"/>
          <w:szCs w:val="24"/>
          <w:highlight w:val="yellow"/>
          <w:u w:val="none"/>
          <w:vertAlign w:val="baseline"/>
          <w:rtl w:val="0"/>
        </w:rPr>
        <w:t xml:space="preserve">an effect</w:t>
      </w:r>
      <w:del w:author="Malin Spaniol" w:id="62" w:date="2022-10-11T13:46:5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commentRangeEnd w:id="328"/>
      <w:r w:rsidDel="00000000" w:rsidR="00000000" w:rsidRPr="00000000">
        <w:commentReference w:id="328"/>
      </w:r>
      <w:commentRangeEnd w:id="329"/>
      <w:r w:rsidDel="00000000" w:rsidR="00000000" w:rsidRPr="00000000">
        <w:commentReference w:id="329"/>
      </w:r>
      <w:commentRangeEnd w:id="326"/>
      <w:r w:rsidDel="00000000" w:rsidR="00000000" w:rsidRPr="00000000">
        <w:commentReference w:id="32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Start w:id="33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One</w:t>
      </w:r>
      <w:commentRangeEnd w:id="330"/>
      <w:r w:rsidDel="00000000" w:rsidR="00000000" w:rsidRPr="00000000">
        <w:commentReference w:id="33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team coordinator gave the following reason for dropping out of the project (and allowed us to share this statement): </w:t>
      </w:r>
      <w:commentRangeStart w:id="33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project’s approach is too much top-down instead of bottom-up. […] I would rather prefer to explore the collected utterances and run different types of acoustic analyses, which would then be followed by statistical evaluation of the</w:t>
      </w:r>
      <w:commentRangeStart w:id="33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data.”</w:t>
      </w:r>
      <w:commentRangeEnd w:id="332"/>
      <w:r w:rsidDel="00000000" w:rsidR="00000000" w:rsidRPr="00000000">
        <w:commentReference w:id="332"/>
      </w:r>
      <w:commentRangeEnd w:id="331"/>
      <w:r w:rsidDel="00000000" w:rsidR="00000000" w:rsidRPr="00000000">
        <w:commentReference w:id="33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find that this statement speaks to the main objective of the current study: investigate researcher</w:t>
      </w:r>
      <w:del w:author="Mariska Bolyanatz" w:id="63" w:date="2022-09-27T17:56: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t>
      </w:r>
      <w:ins w:author="Mariska Bolyanatz" w:id="64" w:date="2022-09-27T17:56:3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degrees of freedom in the speech sciences. Based on our personal experience with research in the field, it is </w:t>
      </w:r>
      <w:commentRangeStart w:id="33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common practice to test as many different types of models</w:t>
      </w:r>
      <w:commentRangeEnd w:id="333"/>
      <w:r w:rsidDel="00000000" w:rsidR="00000000" w:rsidRPr="00000000">
        <w:commentReference w:id="33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using as many different types of measurements, to answer one research question. When operating within the frequentist inferential framework, testing the same hypothesis with different dependent variables is known to increase the false-positive (Type-I error) rate. </w:t>
      </w:r>
      <w:commentRangeStart w:id="334"/>
      <w:commentRangeStart w:id="335"/>
      <w:commentRangeStart w:id="33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standard solution to this problem</w:t>
      </w:r>
      <w:commentRangeEnd w:id="334"/>
      <w:r w:rsidDel="00000000" w:rsidR="00000000" w:rsidRPr="00000000">
        <w:commentReference w:id="334"/>
      </w:r>
      <w:commentRangeEnd w:id="335"/>
      <w:r w:rsidDel="00000000" w:rsidR="00000000" w:rsidRPr="00000000">
        <w:commentReference w:id="335"/>
      </w:r>
      <w:commentRangeEnd w:id="336"/>
      <w:r w:rsidDel="00000000" w:rsidR="00000000" w:rsidRPr="00000000">
        <w:commentReference w:id="33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to</w:t>
      </w:r>
      <w:commentRangeStart w:id="33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apply a correction for family-wise error (i.e., alpha inflation)</w:t>
      </w:r>
      <w:commentRangeEnd w:id="337"/>
      <w:r w:rsidDel="00000000" w:rsidR="00000000" w:rsidRPr="00000000">
        <w:commentReference w:id="33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consequently reduces power. Another possible outcome of analytic flexibility as seen in this study is</w:t>
      </w:r>
      <w:commentRangeStart w:id="33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selective reporting</w:t>
      </w:r>
      <w:commentRangeEnd w:id="338"/>
      <w:r w:rsidDel="00000000" w:rsidR="00000000" w:rsidRPr="00000000">
        <w:commentReference w:id="33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those tests that yield a desirable outcome</w:t>
      </w:r>
      <w:del w:author="Malin Spaniol" w:id="65" w:date="2022-10-11T13:37:2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while null results remain unreported</w:t>
      </w:r>
      <w:del w:author="Malin Spaniol" w:id="66" w:date="2022-10-11T13:46:5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Fields such as the speech sciences that make theoretical advances based on multidimensional data should be aware of this flexibility and calibrate their confidence in empirical claims accordingly.</w:t>
      </w:r>
    </w:p>
    <w:bookmarkStart w:colFirst="0" w:colLast="0" w:name="3o7alnk" w:id="32"/>
    <w:bookmarkEnd w:id="32"/>
    <w:p w:rsidR="00000000" w:rsidDel="00000000" w:rsidP="00000000" w:rsidRDefault="00000000" w:rsidRPr="00000000" w14:paraId="000000CF">
      <w:pPr>
        <w:pStyle w:val="Heading2"/>
        <w:rPr/>
      </w:pPr>
      <w:r w:rsidDel="00000000" w:rsidR="00000000" w:rsidRPr="00000000">
        <w:rPr>
          <w:rtl w:val="0"/>
        </w:rPr>
        <w:t xml:space="preserve">Lessons for the methodological reform movement</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current results point to important barriers for successful accumulation of knowledge. </w:t>
      </w:r>
      <w:commentRangeStart w:id="339"/>
      <w:commentRangeStart w:id="34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replication crisis has brought attention to scientific practices that lead to unreliable and biased claims in the literature. One of the suggested paths forward is for researchers to directly replicate previous studies more often . While we agree with the importance of direct replications, our study (and similar crowd-sourced analyses before us) suggest that replicating more is simply not enough. There is only limited value in learning that a particular procedure is replicable if the idiosyncratic nature of the procedure itself might not yield a representative result relative to all possible procedures that could have been applied to the research question. Beyond a replication crisis, quantitative disciplines are going through what has been called an “inference crisis”. As shown by the peer-ratings of the analyses reported in this study, well-trained and experienced speech researchers not only applied completely different approaches to the same research question, but also considered most of these alternative approaches acceptable. Being aware of this idiosyncratic variation between analysts should lead to more nuanced claims and what  refer to as “</w:t>
      </w:r>
      <w:commentRangeStart w:id="341"/>
      <w:commentRangeStart w:id="342"/>
      <w:commentRangeStart w:id="34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epistemic humility</w:t>
      </w:r>
      <w:commentRangeEnd w:id="341"/>
      <w:r w:rsidDel="00000000" w:rsidR="00000000" w:rsidRPr="00000000">
        <w:commentReference w:id="341"/>
      </w:r>
      <w:commentRangeEnd w:id="342"/>
      <w:r w:rsidDel="00000000" w:rsidR="00000000" w:rsidRPr="00000000">
        <w:commentReference w:id="342"/>
      </w:r>
      <w:commentRangeEnd w:id="343"/>
      <w:r w:rsidDel="00000000" w:rsidR="00000000" w:rsidRPr="00000000">
        <w:commentReference w:id="34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 10).</w:t>
      </w:r>
      <w:commentRangeEnd w:id="339"/>
      <w:r w:rsidDel="00000000" w:rsidR="00000000" w:rsidRPr="00000000">
        <w:commentReference w:id="339"/>
      </w:r>
      <w:commentRangeEnd w:id="340"/>
      <w:r w:rsidDel="00000000" w:rsidR="00000000" w:rsidRPr="00000000">
        <w:commentReference w:id="340"/>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desired outcome of knowing that different but reasonable measurement choices or statistical approaches might lead to different interpretations of research data is to calibrate our (un)certainty in the strength of the collected evidence and, in turn, communicate that (un)certainty appropriately. The fact that the choice of measurement, measurement window, and predictor choice affect the answer to the research question further suggests that research assumptions and hypotheses should be formulated in much greater detail, particularly so in regards to how measurement systems (here, the acoustic signal) and underlying conceptual constructs (here, the phonetic expression of typicality) relate to each other.</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should ideally specify the link between conceptual construct and quantitative system—the “derivation chain” —prior to data collection and analysis, including defining constructs and their relationship within the quantitative system, specifying auxiliary assumptions and boundary conditions, and defining target measurements, statistical expectations and possible (and impossible) effect magnitudes. Without well</w:t>
      </w:r>
      <w:del w:author="Simon Wehrle" w:id="67" w:date="2022-09-29T07:11:4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ins w:author="Simon Wehrle" w:id="67" w:date="2022-09-29T07:11:4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defined derivation chains, we “are not even wrong”  </w:t>
      </w:r>
      <w:commentRangeStart w:id="344"/>
      <w:commentRangeStart w:id="34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falsified </w:t>
      </w:r>
      <w:commentRangeEnd w:id="344"/>
      <w:r w:rsidDel="00000000" w:rsidR="00000000" w:rsidRPr="00000000">
        <w:commentReference w:id="344"/>
      </w:r>
      <w:commentRangeEnd w:id="345"/>
      <w:r w:rsidDel="00000000" w:rsidR="00000000" w:rsidRPr="00000000">
        <w:commentReference w:id="34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expectations cannot tell us much about the conceptual constructs they are based on when the relationship between the two is underspecified.</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light of the observed analytic flexibility, what can we do to appropriately calibrate our confidence in our claims? First of all, through sharing of materials, data and statistical protocols, we can make our idiosyncratic choices transparent to others .</w:t>
      </w:r>
      <w:commentRangeStart w:id="346"/>
      <w:commentRangeStart w:id="34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w:t>
      </w:r>
      <w:commentRangeEnd w:id="346"/>
      <w:r w:rsidDel="00000000" w:rsidR="00000000" w:rsidRPr="00000000">
        <w:commentReference w:id="346"/>
      </w:r>
      <w:commentRangeEnd w:id="347"/>
      <w:r w:rsidDel="00000000" w:rsidR="00000000" w:rsidRPr="00000000">
        <w:commentReference w:id="34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further enables the evaluation and verification of underlying claims and allows for the evaluation of empirical, computational and statistical reproducibility . It allows for alternative analyses to establish analytic robustness  and strengthens attempts to synthesize evidence via meta-analyses</w:t>
      </w:r>
      <w:ins w:author="Shiloh Drake" w:id="68" w:date="2022-09-28T00:48:5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Given that minor procedural changes can sometimes drastically affect the final interpretation of the results</w:t>
      </w:r>
      <w:del w:author="Malin Spaniol" w:id="69" w:date="2022-10-11T13:37:3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should ideally share a detailed documentation of the data collection procedure, the measurement choices, the data extraction, and statistical analyses. Within fields that deal with speech data, open source software that allow</w:t>
      </w:r>
      <w:commentRangeStart w:id="34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to </w:t>
      </w:r>
      <w:commentRangeEnd w:id="348"/>
      <w:r w:rsidDel="00000000" w:rsidR="00000000" w:rsidRPr="00000000">
        <w:commentReference w:id="34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extract acoustic parameters via reproducible scripts can help other researchers to trace back seemingly inconsequential choices during the measurement process</w:t>
      </w:r>
      <w:del w:author="Tom Lentz TiU" w:id="70" w:date="2022-10-10T16:00:0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34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w:t>
      </w:r>
      <w:commentRangeEnd w:id="349"/>
      <w:r w:rsidDel="00000000" w:rsidR="00000000" w:rsidRPr="00000000">
        <w:commentReference w:id="34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making analytic pathways completely re-traceable does not change the fact that analysts apply idiosyncratic analytic approaches. Crowd-sourced projects such as the current one can shed light on the range of degrees of freedom during analysis and help producing </w:t>
      </w:r>
      <w:commentRangeStart w:id="350"/>
      <w:commentRangeStart w:id="351"/>
      <w:commentRangeStart w:id="352"/>
      <w:commentRangeStart w:id="35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consensual estimated effect </w:t>
      </w:r>
      <w:commentRangeEnd w:id="350"/>
      <w:r w:rsidDel="00000000" w:rsidR="00000000" w:rsidRPr="00000000">
        <w:commentReference w:id="350"/>
      </w:r>
      <w:commentRangeEnd w:id="351"/>
      <w:r w:rsidDel="00000000" w:rsidR="00000000" w:rsidRPr="00000000">
        <w:commentReference w:id="351"/>
      </w:r>
      <w:commentRangeEnd w:id="352"/>
      <w:r w:rsidDel="00000000" w:rsidR="00000000" w:rsidRPr="00000000">
        <w:commentReference w:id="352"/>
      </w:r>
      <w:commentRangeEnd w:id="353"/>
      <w:r w:rsidDel="00000000" w:rsidR="00000000" w:rsidRPr="00000000">
        <w:commentReference w:id="35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meta-analytic techniques. This is obviously not always feasible in terms of required resources and time, but could be a consideration for claims that have large epistemological or practical consequences.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35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Third</w:t>
      </w:r>
      <w:commentRangeEnd w:id="354"/>
      <w:r w:rsidDel="00000000" w:rsidR="00000000" w:rsidRPr="00000000">
        <w:commentReference w:id="35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if we develop a good understanding of relevant analytic degrees of freedom, we could apply all conceivable analytic strategies and compare the results across all combinations of these choices. </w:t>
      </w:r>
      <w:commentRangeStart w:id="35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approach is called a “multiverse analysis”  and has recently gained popularity across disciplines.</w:t>
      </w:r>
      <w:commentRangeEnd w:id="355"/>
      <w:r w:rsidDel="00000000" w:rsidR="00000000" w:rsidRPr="00000000">
        <w:commentReference w:id="355"/>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neither crowd-sourcing nor multiverse analyses will guarantee that all relevant pathways are explored. Crowd-sourcing is limited by the sampled analysts and their biases. Multiverse analyses are limited even further by the one group of researchers who define possible analytic pathways. Eventually, a mature scientific discipline needs to develop a set of detailed quantitative hypotheses of how conceptual constructs manifest themselves in the measured system, i.e. in the present case how communicative pressures of functions are expressed in the acoustic signal</w:t>
      </w:r>
      <w:commentRangeStart w:id="35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Start w:id="35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w:t>
      </w:r>
      <w:commentRangeEnd w:id="357"/>
      <w:r w:rsidDel="00000000" w:rsidR="00000000" w:rsidRPr="00000000">
        <w:commentReference w:id="35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356"/>
      <w:r w:rsidDel="00000000" w:rsidR="00000000" w:rsidRPr="00000000">
        <w:commentReference w:id="35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can be achieved, for example, by mathematically formalizing verbal expectations or using computational </w:t>
      </w:r>
      <w:commentRangeStart w:id="358"/>
      <w:commentRangeStart w:id="35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models</w:t>
      </w:r>
      <w:del w:author="Malin Spaniol" w:id="71" w:date="2022-10-11T13:47:01Z">
        <w:commentRangeEnd w:id="358"/>
        <w:r w:rsidDel="00000000" w:rsidR="00000000" w:rsidRPr="00000000">
          <w:commentReference w:id="358"/>
        </w:r>
        <w:commentRangeEnd w:id="359"/>
        <w:r w:rsidDel="00000000" w:rsidR="00000000" w:rsidRPr="00000000">
          <w:commentReference w:id="35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23ckvvd" w:id="33"/>
    <w:bookmarkEnd w:id="33"/>
    <w:p w:rsidR="00000000" w:rsidDel="00000000" w:rsidP="00000000" w:rsidRDefault="00000000" w:rsidRPr="00000000" w14:paraId="000000D7">
      <w:pPr>
        <w:pStyle w:val="Heading2"/>
        <w:rPr/>
      </w:pPr>
      <w:commentRangeStart w:id="360"/>
      <w:commentRangeStart w:id="361"/>
      <w:commentRangeStart w:id="362"/>
      <w:r w:rsidDel="00000000" w:rsidR="00000000" w:rsidRPr="00000000">
        <w:rPr>
          <w:rtl w:val="0"/>
        </w:rPr>
        <w:t xml:space="preserve">Caveats</w:t>
      </w:r>
      <w:commentRangeEnd w:id="360"/>
      <w:r w:rsidDel="00000000" w:rsidR="00000000" w:rsidRPr="00000000">
        <w:commentReference w:id="360"/>
      </w:r>
      <w:commentRangeEnd w:id="361"/>
      <w:r w:rsidDel="00000000" w:rsidR="00000000" w:rsidRPr="00000000">
        <w:commentReference w:id="361"/>
      </w:r>
      <w:commentRangeEnd w:id="362"/>
      <w:r w:rsidDel="00000000" w:rsidR="00000000" w:rsidRPr="00000000">
        <w:commentReference w:id="362"/>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study has </w:t>
      </w:r>
      <w:commentRangeStart w:id="363"/>
      <w:commentRangeStart w:id="364"/>
      <w:commentRangeStart w:id="36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several limitations</w:t>
      </w:r>
      <w:commentRangeEnd w:id="363"/>
      <w:r w:rsidDel="00000000" w:rsidR="00000000" w:rsidRPr="00000000">
        <w:commentReference w:id="363"/>
      </w:r>
      <w:commentRangeEnd w:id="364"/>
      <w:r w:rsidDel="00000000" w:rsidR="00000000" w:rsidRPr="00000000">
        <w:commentReference w:id="364"/>
      </w:r>
      <w:commentRangeEnd w:id="365"/>
      <w:r w:rsidDel="00000000" w:rsidR="00000000" w:rsidRPr="00000000">
        <w:commentReference w:id="36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need to be considered when evaluating our results. The coordinating authors have engaged with meta-scientific research before and have been actively involved in methodological debates about scientific practices including transparency and statistical methods. We have in the past used the lack of standardized analytical approaches as an argument for proposing behavior and policy changes in the field. This might have biased our own </w:t>
      </w:r>
      <w:ins w:author="Mariska Bolyanatz" w:id="72" w:date="2022-09-27T17:57:0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judgment</w:t>
        </w:r>
      </w:ins>
      <w:del w:author="Mariska Bolyanatz" w:id="72" w:date="2022-09-27T17:57:0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judgement</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during the analysis which itself came with many researcher degrees of freedom. We hope we were able to make these degrees of freedom as well as the timing and reasoning of our analytical choices at least detectable. We invite other researchers to re-analyze our data and try to replicate our results using a different research question.</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366"/>
      <w:commentRangeStart w:id="36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Moreover, our sample is an opportunity sample.</w:t>
      </w:r>
      <w:commentRangeEnd w:id="366"/>
      <w:r w:rsidDel="00000000" w:rsidR="00000000" w:rsidRPr="00000000">
        <w:commentReference w:id="366"/>
      </w:r>
      <w:commentRangeEnd w:id="367"/>
      <w:r w:rsidDel="00000000" w:rsidR="00000000" w:rsidRPr="00000000">
        <w:commentReference w:id="36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have advertised the project through online platforms which might have led to the exclusion of certain potential researcher groups. While the total number of analyses is larger than most earlier crowd-sourcing projects, it is likely to be too small to reliably estimate the impact of certain predictors. Since predictors’ values were not systematically distributed across teams, our estimates are characterized by large uncertainty.</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368"/>
      <w:commentRangeStart w:id="369"/>
      <w:commentRangeStart w:id="37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uncertainty</w:t>
      </w:r>
      <w:commentRangeEnd w:id="368"/>
      <w:r w:rsidDel="00000000" w:rsidR="00000000" w:rsidRPr="00000000">
        <w:commentReference w:id="368"/>
      </w:r>
      <w:commentRangeEnd w:id="369"/>
      <w:r w:rsidDel="00000000" w:rsidR="00000000" w:rsidRPr="00000000">
        <w:commentReference w:id="369"/>
      </w:r>
      <w:commentRangeEnd w:id="370"/>
      <w:r w:rsidDel="00000000" w:rsidR="00000000" w:rsidRPr="00000000">
        <w:commentReference w:id="37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w:t>
      </w:r>
      <w:commentRangeStart w:id="371"/>
      <w:commentRangeStart w:id="372"/>
      <w:commentRangeStart w:id="37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possibly further inflated</w:t>
      </w:r>
      <w:commentRangeEnd w:id="371"/>
      <w:r w:rsidDel="00000000" w:rsidR="00000000" w:rsidRPr="00000000">
        <w:commentReference w:id="371"/>
      </w:r>
      <w:commentRangeEnd w:id="372"/>
      <w:r w:rsidDel="00000000" w:rsidR="00000000" w:rsidRPr="00000000">
        <w:commentReference w:id="372"/>
      </w:r>
      <w:commentRangeEnd w:id="373"/>
      <w:r w:rsidDel="00000000" w:rsidR="00000000" w:rsidRPr="00000000">
        <w:commentReference w:id="37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by the fact that the research question presented to the teams was vague, despite being of a kind normally found in the speech science literature: </w:t>
      </w:r>
      <w:commentRangeStart w:id="374"/>
      <w:commentRangeStart w:id="375"/>
      <w:commentRangeStart w:id="376"/>
      <w:commentRangeStart w:id="377"/>
      <w:commentRangeStart w:id="378"/>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 speakers acoustically modify utterances to signal atypical word combinations?</w:t>
      </w:r>
      <w:commentRangeEnd w:id="374"/>
      <w:r w:rsidDel="00000000" w:rsidR="00000000" w:rsidRPr="00000000">
        <w:commentReference w:id="374"/>
      </w:r>
      <w:commentRangeEnd w:id="375"/>
      <w:r w:rsidDel="00000000" w:rsidR="00000000" w:rsidRPr="00000000">
        <w:commentReference w:id="375"/>
      </w:r>
      <w:commentRangeEnd w:id="376"/>
      <w:r w:rsidDel="00000000" w:rsidR="00000000" w:rsidRPr="00000000">
        <w:commentReference w:id="376"/>
      </w:r>
      <w:commentRangeEnd w:id="377"/>
      <w:r w:rsidDel="00000000" w:rsidR="00000000" w:rsidRPr="00000000">
        <w:commentReference w:id="377"/>
      </w:r>
      <w:commentRangeEnd w:id="378"/>
      <w:r w:rsidDel="00000000" w:rsidR="00000000" w:rsidRPr="00000000">
        <w:commentReference w:id="37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Interpreting the research question/hypothesis differently in terms of its </w:t>
      </w:r>
      <w:commentRangeStart w:id="37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statistical consequences</w:t>
      </w:r>
      <w:commentRangeEnd w:id="379"/>
      <w:r w:rsidDel="00000000" w:rsidR="00000000" w:rsidRPr="00000000">
        <w:commentReference w:id="37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has recently been shown to explain some variation between analysis teams in many-</w:t>
      </w:r>
      <w:ins w:author="Olivier Crouzet" w:id="73" w:date="2022-10-03T11:43:0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analyses</w:t>
        </w:r>
      </w:ins>
      <w:del w:author="Olivier Crouzet" w:id="73" w:date="2022-10-03T11:43:0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analysis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projects</w:t>
      </w:r>
      <w:del w:author="Malin Spaniol" w:id="74" w:date="2022-10-11T13:47:0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However, we consider this very underspecification of research hypotheses in the field of speech science  a common phenomenon. For example, researchers seem to have not yet </w:t>
      </w:r>
      <w:commentRangeStart w:id="38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agreed on how to acoustically measure cross</w:t>
      </w:r>
      <w:ins w:author="Simon Wehrle" w:id="75" w:date="2022-09-29T07:18:4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del w:author="Simon Wehrle" w:id="75" w:date="2022-09-29T07:18:4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linguistically common phenomena such as word stress</w:t>
      </w:r>
      <w:del w:author="Tom Lentz TiU" w:id="76" w:date="2022-10-10T17:58:4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commentRangeEnd w:id="380"/>
      <w:r w:rsidDel="00000000" w:rsidR="00000000" w:rsidRPr="00000000">
        <w:commentReference w:id="380"/>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381"/>
      <w:commentRangeStart w:id="382"/>
      <w:commentRangeStart w:id="383"/>
      <w:commentRangeStart w:id="38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light of these possible sources of bias, a field can benefit from explicit positionality statements</w:t>
      </w:r>
      <w:del w:author="Malin Spaniol" w:id="77" w:date="2022-10-11T13:47: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commentRangeEnd w:id="381"/>
      <w:r w:rsidDel="00000000" w:rsidR="00000000" w:rsidRPr="00000000">
        <w:commentReference w:id="381"/>
      </w:r>
      <w:commentRangeEnd w:id="382"/>
      <w:r w:rsidDel="00000000" w:rsidR="00000000" w:rsidRPr="00000000">
        <w:commentReference w:id="382"/>
      </w:r>
      <w:commentRangeEnd w:id="383"/>
      <w:r w:rsidDel="00000000" w:rsidR="00000000" w:rsidRPr="00000000">
        <w:commentReference w:id="383"/>
      </w:r>
      <w:commentRangeEnd w:id="384"/>
      <w:r w:rsidDel="00000000" w:rsidR="00000000" w:rsidRPr="00000000">
        <w:commentReference w:id="38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Researchers do not analyze data in a vacuum. It is </w:t>
      </w:r>
      <w:ins w:author="Mariska Bolyanatz" w:id="78" w:date="2022-09-27T17:57: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important to recognize</w:t>
        </w:r>
      </w:ins>
      <w:del w:author="Mariska Bolyanatz" w:id="78" w:date="2022-09-27T17:57: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important recognize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disclose one’s positionality, i.e., a reflection about how educational background, social identity, power, experience and context might influence researchers’ approaches and interpretations.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38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Despite of all</w:t>
      </w:r>
      <w:commentRangeEnd w:id="385"/>
      <w:r w:rsidDel="00000000" w:rsidR="00000000" w:rsidRPr="00000000">
        <w:commentReference w:id="38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these possible sources of bias and uncertainty, our study suggests </w:t>
      </w:r>
      <w:commentRangeStart w:id="386"/>
      <w:commentRangeStart w:id="387"/>
      <w:commentRangeStart w:id="388"/>
      <w:commentRangeStart w:id="38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 at least the minimum variability that we can expect to find across researchers </w:t>
      </w:r>
      <w:commentRangeStart w:id="390"/>
      <w:commentRangeStart w:id="39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is the rather </w:t>
      </w:r>
      <w:commentRangeEnd w:id="390"/>
      <w:r w:rsidDel="00000000" w:rsidR="00000000" w:rsidRPr="00000000">
        <w:commentReference w:id="390"/>
      </w:r>
      <w:commentRangeEnd w:id="391"/>
      <w:r w:rsidDel="00000000" w:rsidR="00000000" w:rsidRPr="00000000">
        <w:commentReference w:id="391"/>
      </w:r>
      <w:commentRangeStart w:id="39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concerning variability that we have observed.</w:t>
      </w:r>
      <w:commentRangeEnd w:id="386"/>
      <w:r w:rsidDel="00000000" w:rsidR="00000000" w:rsidRPr="00000000">
        <w:commentReference w:id="386"/>
      </w:r>
      <w:commentRangeEnd w:id="387"/>
      <w:r w:rsidDel="00000000" w:rsidR="00000000" w:rsidRPr="00000000">
        <w:commentReference w:id="387"/>
      </w:r>
      <w:commentRangeEnd w:id="388"/>
      <w:r w:rsidDel="00000000" w:rsidR="00000000" w:rsidRPr="00000000">
        <w:commentReference w:id="388"/>
      </w:r>
      <w:commentRangeEnd w:id="389"/>
      <w:r w:rsidDel="00000000" w:rsidR="00000000" w:rsidRPr="00000000">
        <w:commentReference w:id="389"/>
      </w:r>
      <w:commentRangeEnd w:id="392"/>
      <w:r w:rsidDel="00000000" w:rsidR="00000000" w:rsidRPr="00000000">
        <w:commentReference w:id="392"/>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commentRangeStart w:id="39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our study focused on </w:t>
      </w:r>
      <w:commentRangeStart w:id="39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w:t>
      </w:r>
      <w:commentRangeEnd w:id="394"/>
      <w:r w:rsidDel="00000000" w:rsidR="00000000" w:rsidRPr="00000000">
        <w:commentReference w:id="39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speech sciences.</w:t>
      </w:r>
      <w:commentRangeEnd w:id="393"/>
      <w:r w:rsidDel="00000000" w:rsidR="00000000" w:rsidRPr="00000000">
        <w:commentReference w:id="39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Start w:id="39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generalizability of our findings to other disciplines</w:t>
      </w:r>
      <w:ins w:author="Simon Wehrle" w:id="79" w:date="2022-09-29T07:23:5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del w:author="Simon Wehrle" w:id="80" w:date="2022-09-29T07:23:4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on the one hand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w:t>
      </w:r>
      <w:ins w:author="Simon Wehrle" w:id="81" w:date="2022-09-29T07:23:5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w:t>
        </w:r>
      </w:ins>
      <w:del w:author="Simon Wehrle" w:id="81" w:date="2022-09-29T07:23:5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specifically </w:delText>
        </w:r>
      </w:del>
      <w:ins w:author="Simon Wehrle" w:id="81" w:date="2022-09-29T07:23:5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other sub-disciplines of the language sciences</w:t>
      </w:r>
      <w:ins w:author="Simon Wehrle" w:id="82" w:date="2022-09-29T07:24:0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specifically, is</w:t>
        </w:r>
      </w:ins>
      <w:del w:author="Simon Wehrle" w:id="82" w:date="2022-09-29T07:24:0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is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course, limited.</w:t>
      </w:r>
      <w:commentRangeEnd w:id="395"/>
      <w:r w:rsidDel="00000000" w:rsidR="00000000" w:rsidRPr="00000000">
        <w:commentReference w:id="39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focused on quantitative analyses that require the operationalization of a multidimensional signal. While some of our results can be informative for other disciplines that work with speech or video signals, they might not be very informative for expected variation between analysts working in qualitative research fields. This is an important point to make because </w:t>
      </w:r>
      <w:commentRangeStart w:id="39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w:t>
      </w:r>
      <w:commentRangeEnd w:id="396"/>
      <w:r w:rsidDel="00000000" w:rsidR="00000000" w:rsidRPr="00000000">
        <w:commentReference w:id="39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cognitive sciences, in general, and </w:t>
      </w:r>
      <w:commentRangeStart w:id="39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w:t>
      </w:r>
      <w:commentRangeEnd w:id="397"/>
      <w:r w:rsidDel="00000000" w:rsidR="00000000" w:rsidRPr="00000000">
        <w:commentReference w:id="39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language sciences, in particular, have many research areas that are based on qualitative methods. It is conceivable that the discussed issues apply differently or not at all to qualitative data analyses.</w:t>
      </w:r>
    </w:p>
    <w:bookmarkStart w:colFirst="0" w:colLast="0" w:name="ihv636" w:id="34"/>
    <w:bookmarkEnd w:id="34"/>
    <w:p w:rsidR="00000000" w:rsidDel="00000000" w:rsidP="00000000" w:rsidRDefault="00000000" w:rsidRPr="00000000" w14:paraId="000000DE">
      <w:pPr>
        <w:pStyle w:val="Heading1"/>
        <w:rPr/>
      </w:pPr>
      <w:r w:rsidDel="00000000" w:rsidR="00000000" w:rsidRPr="00000000">
        <w:rPr>
          <w:rtl w:val="0"/>
        </w:rPr>
        <w:t xml:space="preserve">Conclusion</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recent efforts, several studies have highlighted the large degree of analytic flexibility in data analysis. When many different analysts have to analyze the same data set to answer the same research questions, analysts </w:t>
      </w:r>
      <w:del w:author="Paul Foulkes" w:id="83" w:date="2022-09-27T18:35:1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drastically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differ </w:t>
      </w:r>
      <w:ins w:author="Paul Foulkes" w:id="83" w:date="2022-09-27T18:35:1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drastically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how they approach this task, leading to </w:t>
      </w:r>
      <w:commentRangeStart w:id="398"/>
      <w:commentRangeStart w:id="399"/>
      <w:commentRangeStart w:id="400"/>
      <w:commentRangeStart w:id="401"/>
      <w:commentRangeStart w:id="402"/>
      <w:commentRangeStart w:id="403"/>
      <w:commentRangeStart w:id="404"/>
      <w:commentRangeStart w:id="405"/>
      <w:commentRangeStart w:id="406"/>
      <w:commentRangeStart w:id="407"/>
      <w:commentRangeStart w:id="408"/>
      <w:commentRangeStart w:id="40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vastly different answers </w:t>
      </w:r>
      <w:commentRangeEnd w:id="398"/>
      <w:r w:rsidDel="00000000" w:rsidR="00000000" w:rsidRPr="00000000">
        <w:commentReference w:id="398"/>
      </w:r>
      <w:commentRangeEnd w:id="399"/>
      <w:r w:rsidDel="00000000" w:rsidR="00000000" w:rsidRPr="00000000">
        <w:commentReference w:id="399"/>
      </w:r>
      <w:commentRangeEnd w:id="400"/>
      <w:r w:rsidDel="00000000" w:rsidR="00000000" w:rsidRPr="00000000">
        <w:commentReference w:id="400"/>
      </w:r>
      <w:commentRangeEnd w:id="401"/>
      <w:r w:rsidDel="00000000" w:rsidR="00000000" w:rsidRPr="00000000">
        <w:commentReference w:id="401"/>
      </w:r>
      <w:commentRangeEnd w:id="402"/>
      <w:r w:rsidDel="00000000" w:rsidR="00000000" w:rsidRPr="00000000">
        <w:commentReference w:id="402"/>
      </w:r>
      <w:commentRangeEnd w:id="403"/>
      <w:r w:rsidDel="00000000" w:rsidR="00000000" w:rsidRPr="00000000">
        <w:commentReference w:id="403"/>
      </w:r>
      <w:commentRangeEnd w:id="404"/>
      <w:r w:rsidDel="00000000" w:rsidR="00000000" w:rsidRPr="00000000">
        <w:commentReference w:id="404"/>
      </w:r>
      <w:commentRangeEnd w:id="405"/>
      <w:r w:rsidDel="00000000" w:rsidR="00000000" w:rsidRPr="00000000">
        <w:commentReference w:id="405"/>
      </w:r>
      <w:commentRangeEnd w:id="406"/>
      <w:r w:rsidDel="00000000" w:rsidR="00000000" w:rsidRPr="00000000">
        <w:commentReference w:id="406"/>
      </w:r>
      <w:commentRangeEnd w:id="407"/>
      <w:r w:rsidDel="00000000" w:rsidR="00000000" w:rsidRPr="00000000">
        <w:commentReference w:id="407"/>
      </w:r>
      <w:commentRangeEnd w:id="408"/>
      <w:r w:rsidDel="00000000" w:rsidR="00000000" w:rsidRPr="00000000">
        <w:commentReference w:id="408"/>
      </w:r>
      <w:commentRangeEnd w:id="409"/>
      <w:r w:rsidDel="00000000" w:rsidR="00000000" w:rsidRPr="00000000">
        <w:commentReference w:id="409"/>
      </w:r>
      <w:commentRangeStart w:id="41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that research question</w:t>
      </w:r>
      <w:commentRangeEnd w:id="410"/>
      <w:r w:rsidDel="00000000" w:rsidR="00000000" w:rsidRPr="00000000">
        <w:commentReference w:id="41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is concerning, as it can lead to substantially different conclusions based on the same data set, a state of affairs that can generate biased inferential decisions and might weaken</w:t>
      </w:r>
      <w:del w:author="Simon Wehrle" w:id="84" w:date="2022-09-29T07:26:1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the strength of</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confidence in the published literature.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Going beyond previous empirical studies, the current paper looked at </w:t>
      </w:r>
      <w:commentRangeStart w:id="41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many</w:t>
      </w:r>
      <w:commentRangeEnd w:id="411"/>
      <w:r w:rsidDel="00000000" w:rsidR="00000000" w:rsidRPr="00000000">
        <w:commentReference w:id="41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analyses of speech data. Speech is a multidimensional signal that allows for great flexibility because it lends itself to a variety of possible operationalizations. In this study, </w:t>
      </w:r>
      <w:commentRangeStart w:id="412"/>
      <w:commentRangeStart w:id="41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 teams of speech scientists</w:t>
      </w:r>
      <w:commentRangeEnd w:id="412"/>
      <w:r w:rsidDel="00000000" w:rsidR="00000000" w:rsidRPr="00000000">
        <w:commentReference w:id="412"/>
      </w:r>
      <w:commentRangeEnd w:id="413"/>
      <w:r w:rsidDel="00000000" w:rsidR="00000000" w:rsidRPr="00000000">
        <w:commentReference w:id="41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analyzed the same data set. Analytic approaches differed vastly in terms of their operationalization of the speech signal, as well as their statistical analyses. Given the observed variability, conservative estimates of the sheer number of possible analytical paths for this research </w:t>
      </w:r>
      <w:ins w:author="Mariska Bolyanatz" w:id="85" w:date="2022-09-27T17:58:4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question</w:t>
        </w:r>
      </w:ins>
      <w:del w:author="Mariska Bolyanatz" w:id="85" w:date="2022-09-27T17:58:4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questions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lies in the thousands. </w:t>
      </w:r>
      <w:commentRangeStart w:id="41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Quantitatively, the between-team and between-model variation of estimates crosses important theoretical thresholds as to what constitutes communicative, cognitive, or bio-mechanical values.</w:t>
      </w:r>
      <w:commentRangeEnd w:id="414"/>
      <w:r w:rsidDel="00000000" w:rsidR="00000000" w:rsidRPr="00000000">
        <w:commentReference w:id="414"/>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line with previous findings, neither the perceived quality of analyses, nor the experience or prior beliefs of teams explained the observed variation. Importantly however, we found some evidence for systematic effects on </w:t>
      </w:r>
      <w:commentRangeStart w:id="415"/>
      <w:commentRangeStart w:id="41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team’s</w:t>
      </w:r>
      <w:commentRangeEnd w:id="415"/>
      <w:r w:rsidDel="00000000" w:rsidR="00000000" w:rsidRPr="00000000">
        <w:commentReference w:id="415"/>
      </w:r>
      <w:commentRangeEnd w:id="416"/>
      <w:r w:rsidDel="00000000" w:rsidR="00000000" w:rsidRPr="00000000">
        <w:commentReference w:id="41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estimates based on </w:t>
      </w:r>
      <w:commentRangeStart w:id="41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what and how they measured the speech signal</w:t>
      </w:r>
      <w:commentRangeEnd w:id="417"/>
      <w:r w:rsidDel="00000000" w:rsidR="00000000" w:rsidRPr="00000000">
        <w:commentReference w:id="41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biasing their estimates in one direction or the other. </w:t>
      </w:r>
      <w:commentRangeStart w:id="418"/>
      <w:commentRangeStart w:id="41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w:t>
      </w:r>
      <w:commentRangeEnd w:id="418"/>
      <w:r w:rsidDel="00000000" w:rsidR="00000000" w:rsidRPr="00000000">
        <w:commentReference w:id="41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taken together with the meaningful between-model variation and the tendency to test the same research question on multiple outcome variables, suggests that </w:t>
      </w:r>
      <w:commentRangeStart w:id="42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w:t>
      </w:r>
      <w:commentRangeEnd w:id="420"/>
      <w:r w:rsidDel="00000000" w:rsidR="00000000" w:rsidRPr="00000000">
        <w:commentReference w:id="42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vast plurality of acceptable approaches is expected to frequently lead to inconclusive results.</w:t>
      </w:r>
      <w:commentRangeEnd w:id="419"/>
      <w:r w:rsidDel="00000000" w:rsidR="00000000" w:rsidRPr="00000000">
        <w:commentReference w:id="41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suggest that fields based on multidimensional data need to acknowledge these degrees of freedom, consider crowd-sourcing and multiverse analyses when evaluating epistemologically or practically important phenomena, and strengthen the link between theoretical predictions and the measurement system by means of </w:t>
      </w:r>
      <w:commentRangeStart w:id="42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mathematical</w:t>
      </w:r>
      <w:commentRangeEnd w:id="421"/>
      <w:r w:rsidDel="00000000" w:rsidR="00000000" w:rsidRPr="00000000">
        <w:commentReference w:id="42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formalization an</w:t>
      </w:r>
      <w:commentRangeStart w:id="42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 computational </w:t>
      </w:r>
      <w:commentRangeStart w:id="42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modelling</w:t>
      </w:r>
      <w:commentRangeEnd w:id="423"/>
      <w:r w:rsidDel="00000000" w:rsidR="00000000" w:rsidRPr="00000000">
        <w:commentReference w:id="423"/>
      </w:r>
      <w:commentRangeEnd w:id="422"/>
      <w:r w:rsidDel="00000000" w:rsidR="00000000" w:rsidRPr="00000000">
        <w:commentReference w:id="42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32hioqz" w:id="35"/>
    <w:bookmarkEnd w:id="35"/>
    <w:p w:rsidR="00000000" w:rsidDel="00000000" w:rsidP="00000000" w:rsidRDefault="00000000" w:rsidRPr="00000000" w14:paraId="000000E2">
      <w:pPr>
        <w:pStyle w:val="Heading1"/>
        <w:rPr/>
      </w:pPr>
      <w:r w:rsidDel="00000000" w:rsidR="00000000" w:rsidRPr="00000000">
        <w:rPr>
          <w:rtl w:val="0"/>
        </w:rPr>
        <w:t xml:space="preserve">Author contributions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image at LINK [for peer-review, see figure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credit-taxonomy.png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attached with submission].</w:t>
      </w:r>
    </w:p>
    <w:bookmarkStart w:colFirst="0" w:colLast="0" w:name="1hmsyys" w:id="36"/>
    <w:bookmarkEnd w:id="36"/>
    <w:p w:rsidR="00000000" w:rsidDel="00000000" w:rsidP="00000000" w:rsidRDefault="00000000" w:rsidRPr="00000000" w14:paraId="000000E4">
      <w:pPr>
        <w:pStyle w:val="Heading1"/>
        <w:rPr/>
      </w:pPr>
      <w:r w:rsidDel="00000000" w:rsidR="00000000" w:rsidRPr="00000000">
        <w:rPr>
          <w:rtl w:val="0"/>
        </w:rPr>
        <w:t xml:space="preserve">Conflicts of interest</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have no conflicts of interest to disclose.</w:t>
      </w:r>
    </w:p>
    <w:bookmarkStart w:colFirst="0" w:colLast="0" w:name="41mghml" w:id="37"/>
    <w:bookmarkEnd w:id="37"/>
    <w:p w:rsidR="00000000" w:rsidDel="00000000" w:rsidP="00000000" w:rsidRDefault="00000000" w:rsidRPr="00000000" w14:paraId="000000E6">
      <w:pPr>
        <w:pStyle w:val="Heading1"/>
        <w:rPr/>
      </w:pPr>
      <w:r w:rsidDel="00000000" w:rsidR="00000000" w:rsidRPr="00000000">
        <w:rPr>
          <w:rtl w:val="0"/>
        </w:rPr>
        <w:t xml:space="preserve">Glossary</w:t>
      </w:r>
    </w:p>
    <w:p w:rsidR="00000000" w:rsidDel="00000000" w:rsidP="00000000" w:rsidRDefault="00000000" w:rsidRPr="00000000" w14:paraId="000000E7">
      <w:pPr>
        <w:numPr>
          <w:ilvl w:val="0"/>
          <w:numId w:val="9"/>
        </w:numPr>
        <w:ind w:left="720" w:hanging="480"/>
        <w:rPr/>
      </w:pPr>
      <w:r w:rsidDel="00000000" w:rsidR="00000000" w:rsidRPr="00000000">
        <w:rPr>
          <w:b w:val="1"/>
          <w:rtl w:val="0"/>
        </w:rPr>
        <w:t xml:space="preserve">Analysis team</w:t>
      </w:r>
      <w:r w:rsidDel="00000000" w:rsidR="00000000" w:rsidRPr="00000000">
        <w:rPr>
          <w:rtl w:val="0"/>
        </w:rPr>
        <w:t xml:space="preserve">: team of analysts or single analyst.</w:t>
      </w:r>
    </w:p>
    <w:p w:rsidR="00000000" w:rsidDel="00000000" w:rsidP="00000000" w:rsidRDefault="00000000" w:rsidRPr="00000000" w14:paraId="000000E8">
      <w:pPr>
        <w:numPr>
          <w:ilvl w:val="0"/>
          <w:numId w:val="9"/>
        </w:numPr>
        <w:ind w:left="720" w:hanging="480"/>
        <w:rPr/>
      </w:pPr>
      <w:r w:rsidDel="00000000" w:rsidR="00000000" w:rsidRPr="00000000">
        <w:rPr>
          <w:b w:val="1"/>
          <w:rtl w:val="0"/>
        </w:rPr>
        <w:t xml:space="preserve">Reported effect sizes</w:t>
      </w:r>
      <w:r w:rsidDel="00000000" w:rsidR="00000000" w:rsidRPr="00000000">
        <w:rPr>
          <w:rtl w:val="0"/>
        </w:rPr>
        <w:t xml:space="preserve">: effect sizes reported by each analysis team.</w:t>
      </w:r>
    </w:p>
    <w:p w:rsidR="00000000" w:rsidDel="00000000" w:rsidP="00000000" w:rsidRDefault="00000000" w:rsidRPr="00000000" w14:paraId="000000E9">
      <w:pPr>
        <w:numPr>
          <w:ilvl w:val="0"/>
          <w:numId w:val="9"/>
        </w:numPr>
        <w:ind w:left="720" w:hanging="480"/>
        <w:rPr/>
      </w:pPr>
      <w:r w:rsidDel="00000000" w:rsidR="00000000" w:rsidRPr="00000000">
        <w:rPr>
          <w:b w:val="1"/>
          <w:rtl w:val="0"/>
        </w:rPr>
        <w:t xml:space="preserve">Standardized model</w:t>
      </w:r>
      <w:r w:rsidDel="00000000" w:rsidR="00000000" w:rsidRPr="00000000">
        <w:rPr>
          <w:rtl w:val="0"/>
        </w:rPr>
        <w:t xml:space="preserve">: Bayesian refit of the team’s model.</w:t>
      </w:r>
    </w:p>
    <w:p w:rsidR="00000000" w:rsidDel="00000000" w:rsidP="00000000" w:rsidRDefault="00000000" w:rsidRPr="00000000" w14:paraId="000000EA">
      <w:pPr>
        <w:numPr>
          <w:ilvl w:val="0"/>
          <w:numId w:val="9"/>
        </w:numPr>
        <w:ind w:left="720" w:hanging="480"/>
        <w:rPr/>
      </w:pPr>
      <w:r w:rsidDel="00000000" w:rsidR="00000000" w:rsidRPr="00000000">
        <w:rPr>
          <w:b w:val="1"/>
          <w:rtl w:val="0"/>
        </w:rPr>
        <w:t xml:space="preserve">Standardized effect sizes</w:t>
      </w:r>
      <w:r w:rsidDel="00000000" w:rsidR="00000000" w:rsidRPr="00000000">
        <w:rPr>
          <w:rtl w:val="0"/>
        </w:rPr>
        <w:t xml:space="preserve">: (</w:t>
      </w:r>
      <m:oMath>
        <m:sSub>
          <m:sSubPr>
            <m:ctrlPr>
              <w:rPr/>
            </m:ctrlPr>
          </m:sSubPr>
          <m:e>
            <m:r>
              <m:t>η</m:t>
            </m:r>
          </m:e>
          <m:sub>
            <m:r>
              <w:rPr/>
              <m:t xml:space="preserve">i</m:t>
            </m:r>
          </m:sub>
        </m:sSub>
      </m:oMath>
      <w:r w:rsidDel="00000000" w:rsidR="00000000" w:rsidRPr="00000000">
        <w:rPr>
          <w:rtl w:val="0"/>
        </w:rPr>
        <w:t xml:space="preserve">) effect sizes returned by the standardized models.</w:t>
      </w:r>
    </w:p>
    <w:p w:rsidR="00000000" w:rsidDel="00000000" w:rsidP="00000000" w:rsidRDefault="00000000" w:rsidRPr="00000000" w14:paraId="000000EB">
      <w:pPr>
        <w:numPr>
          <w:ilvl w:val="0"/>
          <w:numId w:val="9"/>
        </w:numPr>
        <w:ind w:left="720" w:hanging="480"/>
        <w:rPr/>
      </w:pPr>
      <w:r w:rsidDel="00000000" w:rsidR="00000000" w:rsidRPr="00000000">
        <w:rPr>
          <w:b w:val="1"/>
          <w:rtl w:val="0"/>
        </w:rPr>
        <w:t xml:space="preserve">Standardized standard error</w:t>
      </w:r>
      <w:r w:rsidDel="00000000" w:rsidR="00000000" w:rsidRPr="00000000">
        <w:rPr>
          <w:rtl w:val="0"/>
        </w:rPr>
        <w:t xml:space="preserve">: (</w:t>
      </w:r>
      <m:oMath>
        <m:sSub>
          <m:sSubPr>
            <m:ctrlPr>
              <w:rPr/>
            </m:ctrlPr>
          </m:sSubPr>
          <m:e>
            <m:r>
              <w:rPr/>
              <m:t xml:space="preserve">se</m:t>
            </m:r>
          </m:e>
          <m:sub>
            <m:r>
              <w:rPr/>
              <m:t xml:space="preserve">i</m:t>
            </m:r>
          </m:sub>
        </m:sSub>
      </m:oMath>
      <w:r w:rsidDel="00000000" w:rsidR="00000000" w:rsidRPr="00000000">
        <w:rPr>
          <w:rtl w:val="0"/>
        </w:rPr>
        <w:t xml:space="preserve">) standard deviation of the standardized effect sizes.</w:t>
      </w:r>
    </w:p>
    <w:p w:rsidR="00000000" w:rsidDel="00000000" w:rsidP="00000000" w:rsidRDefault="00000000" w:rsidRPr="00000000" w14:paraId="000000EC">
      <w:pPr>
        <w:numPr>
          <w:ilvl w:val="0"/>
          <w:numId w:val="9"/>
        </w:numPr>
        <w:ind w:left="720" w:hanging="480"/>
        <w:rPr/>
      </w:pPr>
      <w:r w:rsidDel="00000000" w:rsidR="00000000" w:rsidRPr="00000000">
        <w:rPr>
          <w:b w:val="1"/>
          <w:rtl w:val="0"/>
        </w:rPr>
        <w:t xml:space="preserve">Bayesian random-effects meta-analysis</w:t>
      </w:r>
      <w:r w:rsidDel="00000000" w:rsidR="00000000" w:rsidRPr="00000000">
        <w:rPr>
          <w:rtl w:val="0"/>
        </w:rPr>
        <w:t xml:space="preserve"> and </w:t>
      </w:r>
      <w:r w:rsidDel="00000000" w:rsidR="00000000" w:rsidRPr="00000000">
        <w:rPr>
          <w:b w:val="1"/>
          <w:rtl w:val="0"/>
        </w:rPr>
        <w:t xml:space="preserve">meta-analytic model</w:t>
      </w:r>
      <w:r w:rsidDel="00000000" w:rsidR="00000000" w:rsidRPr="00000000">
        <w:rPr>
          <w:rtl w:val="0"/>
        </w:rPr>
        <w:t xml:space="preserve">: multilevel intercept-only regression model for meta-analysis.</w:t>
      </w:r>
    </w:p>
    <w:p w:rsidR="00000000" w:rsidDel="00000000" w:rsidP="00000000" w:rsidRDefault="00000000" w:rsidRPr="00000000" w14:paraId="000000ED">
      <w:pPr>
        <w:numPr>
          <w:ilvl w:val="0"/>
          <w:numId w:val="9"/>
        </w:numPr>
        <w:ind w:left="720" w:hanging="480"/>
        <w:rPr/>
      </w:pPr>
      <w:r w:rsidDel="00000000" w:rsidR="00000000" w:rsidRPr="00000000">
        <w:rPr>
          <w:b w:val="1"/>
          <w:rtl w:val="0"/>
        </w:rPr>
        <w:t xml:space="preserve">Meta-analytic group-level standard deviation</w:t>
      </w:r>
      <w:r w:rsidDel="00000000" w:rsidR="00000000" w:rsidRPr="00000000">
        <w:rPr>
          <w:rtl w:val="0"/>
        </w:rPr>
        <w:t xml:space="preserve">: (</w:t>
      </w:r>
      <m:oMath>
        <m:sSub>
          <m:e>
            <m:r>
              <m:t>σ</m:t>
            </m:r>
          </m:e>
          <m:sub>
            <m:sSub>
              <m:sSubPr>
                <m:ctrlPr>
                  <w:rPr/>
                </m:ctrlPr>
              </m:sSubPr>
              <m:e>
                <m:r>
                  <m:t>α</m:t>
                </m:r>
              </m:e>
              <m:sub>
                <m:r>
                  <w:rPr/>
                  <m:t xml:space="preserve">t</m:t>
                </m:r>
              </m:sub>
            </m:sSub>
          </m:sub>
        </m:sSub>
      </m:oMath>
      <w:r w:rsidDel="00000000" w:rsidR="00000000" w:rsidRPr="00000000">
        <w:rPr>
          <w:rtl w:val="0"/>
        </w:rPr>
        <w:t xml:space="preserve">) standard deviation of the group-level effect of team returned by the meta-analytic model.</w:t>
      </w:r>
    </w:p>
    <w:p w:rsidR="00000000" w:rsidDel="00000000" w:rsidP="00000000" w:rsidRDefault="00000000" w:rsidRPr="00000000" w14:paraId="000000EE">
      <w:pPr>
        <w:numPr>
          <w:ilvl w:val="0"/>
          <w:numId w:val="9"/>
        </w:numPr>
        <w:ind w:left="720" w:hanging="480"/>
        <w:rPr/>
      </w:pPr>
      <w:r w:rsidDel="00000000" w:rsidR="00000000" w:rsidRPr="00000000">
        <w:rPr>
          <w:b w:val="1"/>
          <w:rtl w:val="0"/>
        </w:rPr>
        <w:t xml:space="preserve">Analytic and researcher-related predictors</w:t>
      </w:r>
      <w:r w:rsidDel="00000000" w:rsidR="00000000" w:rsidRPr="00000000">
        <w:rPr>
          <w:rtl w:val="0"/>
        </w:rPr>
        <w:t xml:space="preserve">: predictors used in the model that assess the effect of analytic and researcher-related factors on the standardized </w:t>
      </w:r>
      <w:commentRangeStart w:id="424"/>
      <w:commentRangeStart w:id="425"/>
      <w:commentRangeStart w:id="426"/>
      <w:commentRangeStart w:id="427"/>
      <w:commentRangeStart w:id="428"/>
      <w:commentRangeStart w:id="429"/>
      <w:commentRangeStart w:id="430"/>
      <w:commentRangeStart w:id="431"/>
      <w:commentRangeStart w:id="432"/>
      <w:commentRangeStart w:id="433"/>
      <w:r w:rsidDel="00000000" w:rsidR="00000000" w:rsidRPr="00000000">
        <w:rPr>
          <w:rtl w:val="0"/>
        </w:rPr>
        <w:t xml:space="preserve">effects</w:t>
      </w:r>
      <w:commentRangeEnd w:id="424"/>
      <w:r w:rsidDel="00000000" w:rsidR="00000000" w:rsidRPr="00000000">
        <w:commentReference w:id="424"/>
      </w:r>
      <w:commentRangeEnd w:id="425"/>
      <w:r w:rsidDel="00000000" w:rsidR="00000000" w:rsidRPr="00000000">
        <w:commentReference w:id="425"/>
      </w:r>
      <w:commentRangeEnd w:id="426"/>
      <w:r w:rsidDel="00000000" w:rsidR="00000000" w:rsidRPr="00000000">
        <w:commentReference w:id="426"/>
      </w:r>
      <w:commentRangeEnd w:id="427"/>
      <w:r w:rsidDel="00000000" w:rsidR="00000000" w:rsidRPr="00000000">
        <w:commentReference w:id="427"/>
      </w:r>
      <w:commentRangeEnd w:id="428"/>
      <w:r w:rsidDel="00000000" w:rsidR="00000000" w:rsidRPr="00000000">
        <w:commentReference w:id="428"/>
      </w:r>
      <w:commentRangeEnd w:id="429"/>
      <w:r w:rsidDel="00000000" w:rsidR="00000000" w:rsidRPr="00000000">
        <w:commentReference w:id="429"/>
      </w:r>
      <w:commentRangeEnd w:id="430"/>
      <w:r w:rsidDel="00000000" w:rsidR="00000000" w:rsidRPr="00000000">
        <w:commentReference w:id="430"/>
      </w:r>
      <w:commentRangeEnd w:id="431"/>
      <w:r w:rsidDel="00000000" w:rsidR="00000000" w:rsidRPr="00000000">
        <w:commentReference w:id="431"/>
      </w:r>
      <w:commentRangeEnd w:id="432"/>
      <w:r w:rsidDel="00000000" w:rsidR="00000000" w:rsidRPr="00000000">
        <w:commentReference w:id="432"/>
      </w:r>
      <w:commentRangeEnd w:id="433"/>
      <w:r w:rsidDel="00000000" w:rsidR="00000000" w:rsidRPr="00000000">
        <w:commentReference w:id="433"/>
      </w:r>
      <w:r w:rsidDel="00000000" w:rsidR="00000000" w:rsidRPr="00000000">
        <w:rPr>
          <w:rtl w:val="0"/>
        </w:rPr>
        <w:t xml:space="preserve">.</w:t>
      </w:r>
      <w:r w:rsidDel="00000000" w:rsidR="00000000" w:rsidRPr="00000000">
        <w:rPr>
          <w:rtl w:val="0"/>
        </w:rPr>
      </w:r>
    </w:p>
    <w:sectPr>
      <w:pgSz w:h="15840" w:w="12240" w:orient="portrait"/>
      <w:pgMar w:bottom="1440" w:top="1440" w:left="1440" w:right="1440" w:header="360" w:footer="36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oulkes" w:id="288" w:date="2022-09-27T18:22:15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ms</w:t>
      </w:r>
    </w:p>
  </w:comment>
  <w:comment w:author="Paul Foulkes" w:id="296" w:date="2022-09-27T18:22:44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ms</w:t>
      </w:r>
    </w:p>
  </w:comment>
  <w:comment w:author="Lauren" w:id="357" w:date="2022-10-03T18:47:04Z">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what?</w:t>
      </w:r>
    </w:p>
  </w:comment>
  <w:comment w:author="Eleonora Beier" w:id="216" w:date="2022-10-07T19:40:28Z">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mean significant?</w:t>
      </w:r>
    </w:p>
  </w:comment>
  <w:comment w:author="Hans Westerbeek" w:id="217" w:date="2022-10-11T16:26:27Z">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clarify whether you mean statistically significant (at p&lt;.05?), and whether these effects pointed in same or opposite directions.</w:t>
      </w:r>
    </w:p>
  </w:comment>
  <w:comment w:author="Andrés Buxó Lugo" w:id="156" w:date="2022-10-07T19:40:00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marking as a reminder that this link is not included yet.</w:t>
      </w:r>
    </w:p>
  </w:comment>
  <w:comment w:author="Erin Buchanan" w:id="421" w:date="2022-10-11T14:55:31Z">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job guys! Some serious work put in here.</w:t>
      </w:r>
    </w:p>
  </w:comment>
  <w:comment w:author="Lauren" w:id="305" w:date="2022-10-03T18:43:02Z">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suggestions on how to do so? Or model it for readers by doing it here?</w:t>
      </w:r>
    </w:p>
  </w:comment>
  <w:comment w:author="Christina Bjorndahl" w:id="165" w:date="2022-10-11T02:47:15Z">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HAHAHA!  Well, it looks like we all ignored you and gave you advice anyway.  I'll use the line my mother uses on me and say that it's given from a place of love...  Does that make it better?  ;)</w:t>
      </w:r>
    </w:p>
  </w:comment>
  <w:comment w:author="Jane Wottawa" w:id="166" w:date="2022-10-11T13:20:15Z">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Joseph Casillas" w:id="167" w:date="2022-10-11T17:59:02Z">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 better, @Christina Bjorndahl! :)</w:t>
      </w:r>
    </w:p>
  </w:comment>
  <w:comment w:author="Paul Foulkes" w:id="287" w:date="2022-09-27T18:22:06Z">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ms</w:t>
      </w:r>
    </w:p>
  </w:comment>
  <w:comment w:author="Paul Foulkes" w:id="199" w:date="2022-09-27T18:25:13Z">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no mention here of whether analysis was automated or manual, or some combination thereof, e.g. whether there was manula checking of a subset of the data derived from scripts</w:t>
      </w:r>
    </w:p>
  </w:comment>
  <w:comment w:author="Jen Hay" w:id="200" w:date="2022-09-28T04:39:20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strategy for alignment is likely to play an important role.</w:t>
      </w:r>
    </w:p>
  </w:comment>
  <w:comment w:author="Paul Foulkes" w:id="348" w:date="2022-09-27T18:31:15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noun phrase needed</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'that permit the extraction of...'</w:t>
      </w:r>
    </w:p>
  </w:comment>
  <w:comment w:author="Erin Buchanan" w:id="332" w:date="2022-10-11T14:53:19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yipes - basically, this type of research often promotes data exploration until you see it?</w:t>
      </w:r>
    </w:p>
  </w:comment>
  <w:comment w:author="Paul Foulkes" w:id="315" w:date="2022-09-27T18:26:44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 it's an effect that gets lost in this kind of task, which is repetitive, and the surprisal element thus gets bleached. Did anyone look for learning/test order effects in the data?</w:t>
      </w:r>
    </w:p>
  </w:comment>
  <w:comment w:author="Jen Hay" w:id="316" w:date="2022-09-28T05:19:41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team did! :-)</w:t>
      </w:r>
    </w:p>
  </w:comment>
  <w:comment w:author="Simon Wehrle" w:id="317" w:date="2022-09-29T06:50:59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did ours...</w:t>
      </w:r>
    </w:p>
  </w:comment>
  <w:comment w:author="Lauren" w:id="379" w:date="2022-10-03T18:53:20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only statistical consequences but also (not sure the right phrase) "relevant data set consequence"? Isn't it the case that some teams used all of the dataset while some used only a subset? I noticed differences when I was reviewing. I was expecting some discussion of that in the methods, and I would think that this differential subsetting of the data is potentially another interesting source of variability on which to report.</w:t>
      </w:r>
    </w:p>
  </w:comment>
  <w:comment w:author="Justin Lo" w:id="119" w:date="2022-10-03T19:39:17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comment further down, saying 30 here seems a bit misleading. 46 teams received access, but only analysis from 30 teams was included.</w:t>
      </w:r>
    </w:p>
  </w:comment>
  <w:comment w:author="Jane Wottawa" w:id="120" w:date="2022-10-11T12:53:15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Earlier in the text, 29 are mentioned</w:t>
      </w:r>
    </w:p>
  </w:comment>
  <w:comment w:author="Paul Foulkes" w:id="303" w:date="2022-09-27T18:23:41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t>
      </w:r>
    </w:p>
  </w:comment>
  <w:comment w:author="Eleonora Beier" w:id="201" w:date="2022-10-07T19:34:04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somewhere in this section or elsewhere, it should also be mentioned that each team chose how to force-align the textgrids to the correct word and phoneme boundaries. We saw lots of variability for how this step was taken</w:t>
      </w:r>
    </w:p>
  </w:comment>
  <w:comment w:author="Emiel van Miltenburg" w:id="202" w:date="2022-10-10T09:53:32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echoes the earlier comment by Paul Foulkes. I agree with both comments.</w:t>
      </w:r>
    </w:p>
  </w:comment>
  <w:comment w:author="Paul Foulkes" w:id="398" w:date="2022-09-27T18:36:13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feel this is overblown. The majority of results in effect said 'no effect'. Maybe nuance this a bit? It looks like chaos worded this way, but it wasn't.</w:t>
      </w:r>
    </w:p>
  </w:comment>
  <w:comment w:author="Hae-Sung Jeon" w:id="399" w:date="2022-10-01T13:39:27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the variability here was a natural consequence given the broad research question, the multidimensional nature of speech, and the unusual data design. I don't find the outcomes as concerning as it's described here. :-p</w:t>
      </w:r>
    </w:p>
  </w:comment>
  <w:comment w:author="Stefano Coretta" w:id="400" w:date="2022-10-02T08:33:17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your insights! It is exactly the fact that such broad questions are commonplace in phonetics that makes the results concerning.</w:t>
      </w:r>
    </w:p>
  </w:comment>
  <w:comment w:author="Paul Foulkes" w:id="401" w:date="2022-10-03T06:48:33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the 'broad question' is inevitable w.r.t speech, no? speech is multidimensional and dynamic. we don't and can't agree that there is some single parameter (or small well-defined set) that will do all the work, and thus justify a unitary approach.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interpretation of the collective data here is that we all did something slightly different, but on balance we mostly agree there was no effect. find my a batch of studies on the same phonetic topic where you don't get a similar outcome. I take your point that we want to know the 'truth' and it's hard to be sure, but (i) I think it's unavoidable with speech that you see inconsistency in approach and in outcomes, but (ii) this batch of studies was reasonable well in agreement. The breadth of the approach is to some extent a strength, not just a weakness - collectively we left few stones unturned.</w:t>
      </w:r>
    </w:p>
  </w:comment>
  <w:comment w:author="Sam Hellmuth" w:id="402" w:date="2022-10-03T09:18:36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Hae-Sung Jeon" w:id="403" w:date="2022-10-03T22:44:20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frame the narrative more positively. There are different levels of variability; the between-team variability that we've seen here is healthy. The kind varibilty that I'd be concerned is, something like, different people use different settings or measuring units for f0 or formants presenting different values all claiming that they use Praat, or the same analysis receiving wildy varying review scores. The latter kind of variability has not been analysed in the present paper but the data are available for exploration.</w:t>
      </w:r>
    </w:p>
  </w:comment>
  <w:comment w:author="Timo Roettger" w:id="404" w:date="2022-10-04T05:36:19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fair to say that we would fundamentally disagree with the assumption that this between-team variability is healthy in the current system of reporting and interpreting results. I can see how it could be healthy in a world in which we all would stick to exploratory analyses and would only cautiously interpret our results as hypothesis generating. (And I think discussing this could be a valuable addition to the MS, so thank you for this great comment :). Unfortunately, there is no evidence that this is the case in our field, or neighbouring fields for that matter. Most papers are framed in hypothesis testing narratives, claims are made overconfidently, and uncertainty is not calibrated in light of the methodological challenges discussed here.</w:t>
      </w:r>
    </w:p>
  </w:comment>
  <w:comment w:author="Timo Roettger" w:id="405" w:date="2022-10-04T05:39:55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I agree with Paul's comment above that as a whole we kind of converged on there not being much of an effect, this is not an accurate description of individual teams. And that is the crux. A RQ is answered by one team, or one analyst. Their analysis and interpretation makes it into the publication landscape. How confident can we be in the results if there would be another team out there that used an alternative but reasonable analysis who finds the opposite result? We definitely would be much less confident right?</w:t>
      </w:r>
    </w:p>
  </w:comment>
  <w:comment w:author="Hae-Sung Jeon" w:id="406" w:date="2022-10-04T07:42:18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you should highlight in the discussion section that you are interpreting the present results in the context of the current frequentist landscape. Had there been more researcher variability since the early 20th century and not everyone followed the frequentist approach, we would have been better off now..</w:t>
      </w:r>
    </w:p>
  </w:comment>
  <w:comment w:author="francesco cangemi" w:id="407" w:date="2022-10-04T17:53:58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TLWR: Given the results of the team analyses and the premises of the metastudy, I also fear that other readers might be confused at (or irked by) the strong wording of “vastly different answers”, and I suggest to tone it down.</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all. Apologies for the textwall, but I also have a problem with this sentence, and for two reasons: (a) results and (b) premises.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Results. We can’t really say that the answers to the research question are vastly different. We mostly agree on the answer: there is no effect. Where we diverged, is in the paths we took to get to this outcome. Granted, there are a few analyses where some of these paths led to a “positive” result, but even then, there’s at least one case (i.e. periogram analysis) where the positive results were interpreted as linguistically meaningless. And note that in this specific case the pitfall of “yay, significant!” was not avoided thanks to virtuously cautious inferences in the quantitative analysis. It was rather avoided thanks to a close, hard look at the plausibility (from the communicative and linguistic point of view) of the research question and of the dataset collected to answer it. Which brings me to:</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Premises. At a more fundamental level, I am not sure I find it unhealthy that different analysts opted for different operationalisations of the research question. This is only surprising or problematic if we presuppose a modular approach to research, with neatly separated boxes for Delimitation of research question &gt; Design of study &gt; Collection of data set &gt; Extraction of metrics &gt; Quantitative analyses. In my view, for example, Design interacts with both Delimitation and Extraction. Modularity here (as everywhere else?) is only a wishful oversimplification of how research into human behaviour should work.</w:t>
      </w:r>
    </w:p>
  </w:comment>
  <w:comment w:author="francesco cangemi" w:id="408" w:date="2022-10-04T17:54:07Z">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other words, I really agree with your mention of Dubin’s (1970, or 1969) on derivation chains – our research should develop the link between conceptual constructs and quantitative system, e.g. the link between how we define typicality and where/how we could expect it to be encoded phonetically. In my view, it is this link that saves us from being overconfident in claiming positive results (and not this or that one statistical technique). However, this link is also severed in this study, and by design. We are handed a dataset harvested according to certain assumptions, and we are expected to make sense of it. In this situation, we cannot own the derivation chain. And still, despite all this, most of us converged on saying that “this dataset offers no robust evidence for a phonetic encoding of typicality”. That’s actually quite impressive!</w:t>
      </w:r>
    </w:p>
  </w:comment>
  <w:comment w:author="Joseph Casillas" w:id="409" w:date="2022-10-05T05:51:57Z">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stuff. Thank you.</w:t>
      </w:r>
    </w:p>
  </w:comment>
  <w:comment w:author="Jen Hay" w:id="308" w:date="2022-09-28T05:16:45Z">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sceptical of the use of this word here, since we're dealing with a phenomenon that - if it exists - resides in some domains and not others.  So if some decisions reveal an effect and some don't, is this definitely bias, or is this just some decisions landing in the right place?</w:t>
      </w:r>
    </w:p>
  </w:comment>
  <w:comment w:author="Filip Nenadic" w:id="309" w:date="2022-10-03T06:18:08Z">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second this; even if "to bias an estimate" is a standard way of saying this, I would rephrase it.</w:t>
      </w:r>
    </w:p>
  </w:comment>
  <w:comment w:author="Jen Hay" w:id="424" w:date="2022-09-28T05:42:00Z">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so cool.  thanks for all your work on this.  have commented above as if I'm a reviewer - hopefully helping to anticipate what migt be coming!  I think the current draft implies a bit too much that the degree of variability seen here is generalizable (there's a set of specific circumstances that vastly expanded it, I think, not least the underspecification of the research question).  It also feels like it doesn't quite do the richness of the dataset justice.  IS there some systematically found effect in any pocket of the data (vowel duration?  word pitch? etc)  We can't tell from the current analysis because of the separation of domain and acoustic-feature.  But of course these work together.    Maybe a table that shows the cross-tabulation of the 'features' and the 'domains' would be helpful?  Especially if it shows that there's no well-populated cell where more could be done.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wanted to see more specificity in terms of 'segments' and 'words'.   Even an analysis of variability in terms of  'segment duration' doesn't feel super coherent if teams are looking at different segments.</w:t>
      </w:r>
    </w:p>
  </w:comment>
  <w:comment w:author="Paul Foulkes" w:id="425" w:date="2022-09-28T08:32:55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thanks a lot chaps</w:t>
      </w:r>
    </w:p>
  </w:comment>
  <w:comment w:author="Sara Finley" w:id="426" w:date="2022-09-28T17:50:41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Simon Wehrle" w:id="427" w:date="2022-09-29T07:28:15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really important work (and a LOT of work especially for the coordinators!), so big thanks to all!</w:t>
      </w:r>
    </w:p>
  </w:comment>
  <w:comment w:author="Hae-Sung Jeon" w:id="428" w:date="2022-10-01T14:00:31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Congratulations on this massive achievement! I really enjoyed reading the paper -- good food for thought. If I were a reviewer, I would have said that the discussion and conclusions seemed to be only loosely linked to the analysis. The meta-analysis seems to be too 'meta' to resonate with phonetics folks ;) As Jan says above, I'd have liked to see a more fine-grained analysis in the ideal world.</w:t>
      </w:r>
    </w:p>
  </w:comment>
  <w:comment w:author="Stefano Coretta" w:id="429" w:date="2022-10-02T18:38:34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said in another comment, the audience of the paper is readers of AMPPS which don't necessarily have a background in phonetics. That is why the second part of the analysis (where we look at different aspects of analyses and researchers' predictors) is not as in-depth as it could be. Also, note that this latter analysis was pre-registered and although we had to make a few adjustments we did not deviate from the preregistration despite of the many avenues of enquiry that we noticed after receiving the analyses. We very much hope that some of you will want to further this exploratory part in future studies! The data is available to all.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other words, we are not trying to estimate phonetic effects, but variability across teams. Which is why the whole paper is "meta", rather than on phonetics. (Again, anyone is welcome to pick this up and do a phonetic analysis of the data instead).</w:t>
      </w:r>
    </w:p>
  </w:comment>
  <w:comment w:author="Jen Hay" w:id="430" w:date="2022-10-03T20:34:20Z">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feel in some ways like you can't do one without the other! If you don't look at comparable phonetic analyses, then you can't pinpoint the source of the variability, which dilutes the whole argument. Maybe the whole effect is people interpreting the question differently - ie effects stemming from A in your figure 1, and none of it is from different measurement decisions (C).  If this is the case, then the point could be made by simply showing the variability in the interpretation of the question, and all the fancy analysis showing there is variability in the results follows extremely obviously from that.   But maybe there are also differences even when the variability in A is controlled, which is different.   Since you separate out these steps in the figure, some disentanglement seems like it would make the paper much more impactful.</w:t>
      </w:r>
    </w:p>
  </w:comment>
  <w:comment w:author="Timo Roettger" w:id="431" w:date="2022-10-04T05:25:35Z">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understand your concern, and the coordinating authors have already discussed some additional plots for the supplementary materials that show that even within same outcome / window we get opposite results. But the issue you raise is important and IMO the main issues: The RQ interpretation is variable because we often formulate RQs without strong quantitative predictions (e.g. work on acoustic correlates of word stress, focus, or any other prosodic phenomenon I have looked at allow for thousands ways to measure it AND everyone does it differently). That is a big problem. You are right that it is likely not just measurement variability per se but actually how the RQ is mapped on the measurement system. And it goes beyond that, even if  we were to agree how to measure sth, we would still vary in how this is translated into statistical hypothesis testing. With all the helpful suggestions and comments of all of you, I am confident that we can clarify and strengthen this point even more.</w:t>
      </w:r>
    </w:p>
  </w:comment>
  <w:comment w:author="Timo Roettger" w:id="432" w:date="2022-10-04T05:27:58Z">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think the discussions happening in this document itself are super interesting and we should document them.</w:t>
      </w:r>
    </w:p>
  </w:comment>
  <w:comment w:author="Emiel van Miltenburg" w:id="433" w:date="2022-10-10T10:28:47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discussion also in this thread! I'd like to second Jen's concerns, and would also like to point to the limitations section (Caveats) above where the same issue appears. It may be good to reflect a bit more on what generalisability even means for this type of study.</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thought: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some extent it's there already, but maybe we can make this a bit more concrete: if your research question/problem has properties A/B/C, then based on our observations we would recommend that you do X. Like a flow chart or table with advice.</w:t>
      </w:r>
    </w:p>
  </w:comment>
  <w:comment w:author="Christina Bjorndahl" w:id="130" w:date="2022-10-11T02:20:54Z">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way this is phrased, one might think that the analyses were distributed independently, but they weren’t, since they were always distributed together with the other analyses from that team. I think this should be made clear since it could have an effect on the ratings.</w:t>
      </w:r>
    </w:p>
  </w:comment>
  <w:comment w:author="Simon Wehrle" w:id="363" w:date="2022-09-29T08:00:51Z">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wonder if there is any room (here or above) to mention a specific issue with the data set that we discussed quite a bit in our team, and that was mentioned also by the coordinators eventually. Quoting Stefano from March 7 (ish?):</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"Several teams had a question that is worth sharing with everybody. It was noted by some of you that typicality is not manipulated within noun (e.g. yellow banana vs. blue banana), but rather across nouns (orange mandarin vs red cucumber). We apologise for the confusion the "yellow banana vs. blue banana" example might have created."</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I understand there were good reasons for this (and the examples given in the description of the data set very (very) implicitly point towards this fact), I feel like it could be quite important to point this limitation out explicitly. Given that we are talking about teeny-tiny effects (if any), it does not seem unimportant that e.g. the final two syllables in some cases were e.g. "nane" but in others "gurke" (and not the same across typicality conditions).</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broadly, this is very much related to the question of if and how data gathered in a relatively artificial task like the one used here can tell us anything about how very subtle phonetic cues are used and perceived in real-life spoken interactions. Obviously this is an issue for another time and place, but I don't think it's an orthogonal one either, given how quite feasibly these things might influence decisions regarding processing, analysis and interpretation of the data.</w:t>
      </w:r>
    </w:p>
  </w:comment>
  <w:comment w:author="Hae-Sung Jeon" w:id="364" w:date="2022-10-01T13:32:59Z">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Sam Hellmuth" w:id="365" w:date="2022-10-03T09:15:39Z">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Christina Bjorndahl" w:id="192" w:date="2022-10-11T02:52:32Z">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not totally clear to me how the 170 individual analyses is related to the 104 models.  Maybe I'm just missing something, but please clarify.</w:t>
      </w:r>
    </w:p>
  </w:comment>
  <w:comment w:author="Lauren" w:id="412" w:date="2022-10-03T18:55:57Z">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fair to call everyone that? I am fine with it, but I would not call myself that out of respect to people whose specialty truly is speech (I come more from auditory signal processing / music)</w:t>
      </w:r>
    </w:p>
  </w:comment>
  <w:comment w:author="Emiel van Miltenburg" w:id="413" w:date="2022-10-10T10:15:29Z">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a speech scientist on our team, but I wouldn't dare calling myself a speech scientist. Hard to find an alternative though. Perhaps "language scientists" or "linguists" would be better? (the former term may be more inclusive of psychologists)</w:t>
      </w:r>
    </w:p>
  </w:comment>
  <w:comment w:author="Christina Bjorndahl" w:id="331" w:date="2022-10-11T02:54:50Z">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meaningfulness of this quote is lost on me.  What are we supposed to get from it?</w:t>
      </w:r>
    </w:p>
  </w:comment>
  <w:comment w:author="Justin Lo" w:id="125" w:date="2022-10-03T19:41:31Z">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analysts'</w:t>
      </w:r>
    </w:p>
  </w:comment>
  <w:comment w:author="Justin Lo" w:id="129" w:date="2022-10-03T19:42:34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teams</w:t>
      </w:r>
    </w:p>
  </w:comment>
  <w:comment w:author="Christina Bjorndahl" w:id="176" w:date="2022-10-11T02:50:01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Echoing the comments here that you need to be explicit about how you went from 46 to 30 analyses; also, were only individual analyses discarded, or all the analyses from entire teams?</w:t>
      </w:r>
    </w:p>
  </w:comment>
  <w:comment w:author="Filip Nenadic" w:id="393" w:date="2022-10-03T07:14:08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may be missing the mark here, but I think we should also mention that, along one dimension, this work is a case study (not necessarily in those words). What I mean is -- the amount of observed variability in data preprocessing, analysis options and especially the results might depend on the characteristics of the study design and the dataset. In this work we all "tested" a single dataset. We may claim that this particular dataset is standard in the field or representative of speech science studies, but it is still one dataset. I also realize that measures of results variability are discussed, but we do make note that these pass certain thresholds important in the field. If we imagine -- so hypothetically -- that the dataset we used was somehow small or bad or imbalanced, one could imagine (again, hypothetically) that with a larger dataset and a stronger actual effect present within, the observed estimate variation could be similar (or smaller), and that we would conclude that no such thresholds important in the field have been touched despite sizeable differences in the decision trees (in fact, I believe this is one of the things the field currently aims at: showing that a qualitatively described effect exists even under duress of perturbations in methodologies and analyses). Simply put, the number of pipelines and the number of some qualitative biases in interpretation could be expected to differ from study to study and dataset to dataset and I cannot help but wonder just how much variability there is and how this analysis section might have looked had we used a different study. I apologize for the poorly structured comment and if this has been addressed somewhere and I somehow missed it.</w:t>
      </w:r>
    </w:p>
  </w:comment>
  <w:comment w:author="Jane Wottawa" w:id="349" w:date="2022-10-11T13:52:53Z">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Secondly</w:t>
      </w:r>
    </w:p>
  </w:comment>
  <w:comment w:author="Filip Nenadic" w:id="419" w:date="2022-10-03T07:25:11Z">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mentioned this above -- but this is perhaps the case only if the effect itself is small or inconsistent or dependent on some other factor the field does not yet account for. Such effects (hopefully) get better described or purged from the literature as the field advances. Although I do agree with this claim, maybe we wouldn't be able to make this claim based on empirical evidence had we used a different dataset.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in other words -- how frequently are acceptable approaches expected to lead to inconclusive results?</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sure what could be done about this in the manuscript if anything even should.</w:t>
      </w:r>
    </w:p>
  </w:comment>
  <w:comment w:author="Filip Nenadic" w:id="355" w:date="2022-10-03T06:48:57Z">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uninformed reader (like perhaps myself, since I'm raising this issue) may here not be able to distinguish this approach from what we previously discussed in the following: "Based on our personal experience with research in the field, it is common practice to test as many different types of models, using as many different types of measurements, to answer one research question. When operating within the frequentist inferential framework, testing the same hypothesis with different dependent variables is known to increase the false-positive (Type-I error) rate." Perhaps it would be good to somehow draw a clearer distinction between the two approaches.</w:t>
      </w:r>
    </w:p>
  </w:comment>
  <w:comment w:author="Jane Wottawa" w:id="295" w:date="2022-10-11T13:41:29Z">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space</w:t>
      </w:r>
    </w:p>
  </w:comment>
  <w:comment w:author="Jane Wottawa" w:id="314" w:date="2022-10-11T13:46:13Z">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automatically includes the idea of "and"</w:t>
      </w:r>
    </w:p>
  </w:comment>
  <w:comment w:author="Jane Wottawa" w:id="292" w:date="2022-10-11T13:40:53Z">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involving</w:t>
      </w:r>
    </w:p>
  </w:comment>
  <w:comment w:author="Jane Wottawa" w:id="313" w:date="2022-10-11T13:45:45Z">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Firstly</w:t>
      </w:r>
    </w:p>
  </w:comment>
  <w:comment w:author="Jane Wottawa" w:id="414" w:date="2022-10-11T14:02:11Z">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said before that between-model variation was more important. Maybe you should highlight this finding here again.</w:t>
      </w:r>
    </w:p>
  </w:comment>
  <w:comment w:author="Michael Franke" w:id="253" w:date="2022-10-07T11:33:48Z">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very generic. Can we not say anything more informative?</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guess that to interpret the actual evidence from the non-uniqueness predictor, one would need to know more about the distribution of the predicted variable in the first place.</w:t>
      </w:r>
    </w:p>
  </w:comment>
  <w:comment w:author="Emiel Krahmer" w:id="254" w:date="2022-10-10T18:14:22Z">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Additionally, I am not sure why this sentence is what is concluded from the previous one... More unique models are also more marked/less in line with the consensus.</w:t>
      </w:r>
    </w:p>
  </w:comment>
  <w:comment w:author="Hans Westerbeek" w:id="255" w:date="2022-10-11T16:40:05Z">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Filip Nenadic" w:id="278" w:date="2022-10-03T06:06:02Z">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we certain that all possible combinations are also plausible and can be implemented in practice?</w:t>
      </w:r>
    </w:p>
  </w:comment>
  <w:comment w:author="Hans Westerbeek" w:id="279" w:date="2022-10-11T16:46:39Z">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point. This phrasing also seems to underappreciate that in many fields (acoustic anlyses included) there are some standard/traditional/proven ways of working.</w:t>
      </w:r>
    </w:p>
  </w:comment>
  <w:comment w:author="Jane Wottawa" w:id="307" w:date="2022-10-11T13:45:01Z">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nature of measurements, the applied measuring methods, and...</w:t>
      </w:r>
    </w:p>
  </w:comment>
  <w:comment w:author="Jane Wottawa" w:id="291" w:date="2022-10-11T13:40:30Z">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w:t>
      </w:r>
    </w:p>
  </w:comment>
  <w:comment w:author="Jane Wottawa" w:id="306" w:date="2022-10-11T13:43:53Z">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highly depend</w:t>
      </w:r>
    </w:p>
  </w:comment>
  <w:comment w:author="Jane Wottawa" w:id="290" w:date="2022-10-11T13:40:17Z">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highly variable</w:t>
      </w:r>
    </w:p>
  </w:comment>
  <w:comment w:author="Michael Franke" w:id="246" w:date="2022-10-07T11:28:21Z">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Sorry for being dense, but you lost me here. What is that model exactly? My best interpretation is: big LM with 13 predictor variables (no idea if interactions were taken into account). Maybe for the myopic readers -like me- spell this out explicitly.</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did use a big model with many predictors, a worry that may arise in connection with not finding much evidence for predictor effects in the posterior is collinearity (the "eater of effects"). Maybe address it somehow to avoid critical reviewer comments here.</w:t>
      </w:r>
    </w:p>
  </w:comment>
  <w:comment w:author="Michael Franke" w:id="209" w:date="2022-10-07T11:23:54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misleading/ unclear formulation. I suggest something like: "The mean of the number of predictors included ... was 2." Otherwise, there is a reading that models included a single predictor which is the mean of 2 different predictors.</w:t>
      </w:r>
    </w:p>
  </w:comment>
  <w:comment w:author="Hans Westerbeek" w:id="210" w:date="2022-10-11T16:24:40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Please rephrase. Also consider adding decimals and other precision to this number (range? sd? mode?)</w:t>
      </w:r>
    </w:p>
  </w:comment>
  <w:comment w:author="Michael Franke" w:id="183" w:date="2022-10-07T11:21:39Z">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it be useful/possible to mention very concisely what the criteria for these judgements were?</w:t>
      </w:r>
    </w:p>
  </w:comment>
  <w:comment w:author="Jane Wottawa" w:id="410" w:date="2022-10-11T13:59:53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redundant</w:t>
      </w:r>
    </w:p>
  </w:comment>
  <w:comment w:author="Jane Wottawa" w:id="411" w:date="2022-10-11T14:00:34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better put in a number - "many" ranges from 5 to infinity</w:t>
      </w:r>
    </w:p>
  </w:comment>
  <w:comment w:author="Jane Wottawa" w:id="423" w:date="2022-10-11T14:06:30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was a pleasure to take part in this adventure!</w:t>
      </w:r>
    </w:p>
  </w:comment>
  <w:comment w:author="Jane Wottawa" w:id="394" w:date="2022-10-11T13:58:14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"the"</w:t>
      </w:r>
    </w:p>
  </w:comment>
  <w:comment w:author="Jane Wottawa" w:id="396" w:date="2022-10-11T13:59:04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"th"</w:t>
      </w:r>
    </w:p>
  </w:comment>
  <w:comment w:author="Jane Wottawa" w:id="397" w:date="2022-10-11T13:59:04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"th"</w:t>
      </w:r>
    </w:p>
  </w:comment>
  <w:comment w:author="Jane Wottawa" w:id="420" w:date="2022-10-11T14:04:50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p>
  </w:comment>
  <w:comment w:author="Jane Wottawa" w:id="356" w:date="2022-10-11T13:55:15Z">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which</w:t>
      </w:r>
    </w:p>
  </w:comment>
  <w:comment w:author="Jane Wottawa" w:id="392" w:date="2022-10-11T13:57:55Z">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recall the number here</w:t>
      </w:r>
    </w:p>
  </w:comment>
  <w:comment w:author="Jane Wottawa" w:id="418" w:date="2022-10-11T14:04:22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result</w:t>
      </w:r>
    </w:p>
  </w:comment>
  <w:comment w:author="Shiloh Drake" w:id="386" w:date="2022-09-28T00:56:08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phrase is difficult to parse. it would be useful to rephrase and/or break into multiple sentences, particularly since this is the main statement of findings.</w:t>
      </w:r>
    </w:p>
  </w:comment>
  <w:comment w:author="Jen Hay" w:id="387" w:date="2022-09-28T05:36:33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 I don't actually understand what is being said here.</w:t>
      </w:r>
    </w:p>
  </w:comment>
  <w:comment w:author="Simon Wehrle" w:id="388" w:date="2022-09-29T07:22:36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 "Despite all these possible sources of bias and uncertainty, our study suggests that, across researchers, we can expect to find at least the rather concerning degree of variability observed here".</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I understand correctly?? )</w:t>
      </w:r>
    </w:p>
  </w:comment>
  <w:comment w:author="Lauren" w:id="389" w:date="2022-10-03T18:54:18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that this sentence is not clear and also find it strange that it is its own paragraph</w:t>
      </w:r>
    </w:p>
  </w:comment>
  <w:comment w:author="Jane Wottawa" w:id="417" w:date="2022-10-11T14:03:49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measurement choices and methods of the speech signal</w:t>
      </w:r>
    </w:p>
  </w:comment>
  <w:comment w:author="Filip Nenadic" w:id="368" w:date="2022-10-03T07:30:00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believe it should be mentioned that the researchers were forced choose one analysis in a field where it is standard practice to look at a few, say, dependent variables at the same time (not necessarily in these words). I am not trying to say that the variability isn't or wouldn't still be large, but I think we could have seen some substantial convergence or more overlap if the authors were asked to, e.g., list top three or four analyses they would do.</w:t>
      </w:r>
    </w:p>
  </w:comment>
  <w:comment w:author="Niamh Kelly" w:id="369" w:date="2022-10-10T13:04:04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Hans Westerbeek" w:id="370" w:date="2022-10-11T17:29:17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cannot recall being forced to choose one analysis.</w:t>
      </w:r>
    </w:p>
  </w:comment>
  <w:comment w:author="Jane Wottawa" w:id="319" w:date="2022-10-11T13:46:43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Secondly</w:t>
      </w:r>
    </w:p>
  </w:comment>
  <w:comment w:author="Jane Wottawa" w:id="354" w:date="2022-10-11T13:53:55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thirdly</w:t>
      </w:r>
    </w:p>
  </w:comment>
  <w:comment w:author="Michael Franke" w:id="16" w:date="2022-10-06T05:21:49Z">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probably cannot change this, but this formulation is painful (to me). "Human reasoning systematically deviates from the norms of classical logic and probability theory" is what I would accept. I don't know what it means to "filter the world" (do I do this? does this refer to attentional mechanisms? if so, Tversky and Kahnemann's work is not directly about that) and what would make that activity more or less rational.</w:t>
      </w:r>
    </w:p>
  </w:comment>
  <w:comment w:author="Michael Franke" w:id="3" w:date="2022-10-06T05:16:55Z">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was quite unclear (to me) on first reading.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one, "substantial variability between teams" could just mean that some were small teams of senior researchers, others large teams of students. What is probably meant is "variability in the (categorical?) results obtained by each team". Whatever is meant, make it clearer, I suggest.</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at this stage the reader will not have a clear idea of what "analytic predictors" or "researcher-related predictors" are.</w:t>
      </w:r>
    </w:p>
  </w:comment>
  <w:comment w:author="Michael Franke" w:id="46" w:date="2022-10-06T05:31:54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doesn't show here, but the passage reads as "a recent re-analysis of Author1 (year) by Author2 (year). So "Author (year)" is BOTH a reference to a group of authors and a paper (or even an aspect covered in the paper). Better write something like "re-analysis of [aspect XYZ] of the paper by Author1 (year)"?</w:t>
      </w:r>
    </w:p>
  </w:comment>
  <w:comment w:author="Simon Wehrle" w:id="341" w:date="2022-09-29T07:08:41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nitpicky, but: the use of the term and even more so the concept itself go back way further of course (but I love it and the point can't be made often enough)</w:t>
      </w:r>
    </w:p>
  </w:comment>
  <w:comment w:author="Joseph Casillas" w:id="342" w:date="2022-09-29T12:32:11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this comment, Simon. Could you provide a few references, if you know of any?</w:t>
      </w:r>
    </w:p>
  </w:comment>
  <w:comment w:author="Simon Wehrle" w:id="343" w:date="2022-09-29T14:34:08Z">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 afraid you would ask :D I keep wanting to go on a thorough literature search on this so I can back up the term in what I want to write to criticise "outside" pronouncements on e.g. non-native or autistic communication, but then get distracted by things I actually get paid for (more or less)...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for the moment, the best I have to offer as a reference DIRECTLY using the term (and one that is much cited) might be</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Campbell, D. T. (1975). On the conflicts between biological and social evolution and between psychology and moral tradition.</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paper is all over the place, but includes references to important previous work on the concept (not necessarily using the exact term) such as Kant, Hume, Popper, Polanyi, Kuhn.........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I have overcompensated for my previously elliptic answer---shutting up :)</w:t>
      </w:r>
    </w:p>
  </w:comment>
  <w:comment w:author="Simon Wehrle" w:id="334" w:date="2022-09-29T06:56:25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explicitly mention the 17% of Bayesian analyses somewhere here, and why this approach might be a good idea (although this could be seen to be implied)</w:t>
      </w:r>
    </w:p>
  </w:comment>
  <w:comment w:author="Simon Wehrle" w:id="335" w:date="2022-09-29T08:04:45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Simon Wehrle" w:id="336" w:date="2022-09-29T08:05:32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Michael Franke" w:id="47" w:date="2022-10-06T05:32:36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wasn't clear to me which authors did what exactly (multiple possible referents).</w:t>
      </w:r>
    </w:p>
  </w:comment>
  <w:comment w:author="Emiel van Miltenburg" w:id="48" w:date="2022-10-10T09:45:04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here.</w:t>
      </w:r>
    </w:p>
  </w:comment>
  <w:comment w:author="Michael Franke" w:id="61" w:date="2022-10-06T05:34:37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Intentions are latent, as the text says just above. How can they be measured? Maybe use "determined" or "assessed" instead of "measured"?</w:t>
      </w:r>
    </w:p>
  </w:comment>
  <w:comment w:author="Jane Wottawa" w:id="62" w:date="2022-10-11T12:15:16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"assess"</w:t>
      </w:r>
    </w:p>
  </w:comment>
  <w:comment w:author="Michael Franke" w:id="41" w:date="2022-10-06T05:28:21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Difficult to parse (if grammatical at all?), or it's just me. First part of relative clause targets singular 'heterogeneity', but second clause seems to target 'conclusions'. Maybe it should be 'which were' instead of 'which was'?</w:t>
      </w:r>
    </w:p>
  </w:comment>
  <w:comment w:author="Alicia Megan Brown" w:id="42" w:date="2022-10-09T06:39:02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an indefinite article for 'vast heterogeneity,' that would clear up what is (not) being predicted</w:t>
      </w:r>
    </w:p>
  </w:comment>
  <w:comment w:author="Alicia Megan Brown" w:id="43" w:date="2022-10-09T06:42:53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yes, would then also require "seem" &gt; "seems")</w:t>
      </w:r>
    </w:p>
  </w:comment>
  <w:comment w:author="Emiel van Miltenburg" w:id="44" w:date="2022-10-10T09:45:56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hard to understand how this works in practice. How does a research question impact heterogeneity? (E.g. by being too general and allowing for multiple interpretations?)</w:t>
      </w:r>
    </w:p>
  </w:comment>
  <w:comment w:author="Jane Wottawa" w:id="45" w:date="2022-10-11T11:55:45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elaborating on what kind of RQ leads to different conclusions in the next sentence would be helpful to clarify this sentence.</w:t>
      </w:r>
    </w:p>
  </w:comment>
  <w:comment w:author="Michael Franke" w:id="37" w:date="2022-10-06T05:22:54Z">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on X" or "extending X" sound fine to me. But not "Extending on X". Not a native, though.</w:t>
      </w:r>
    </w:p>
  </w:comment>
  <w:comment w:author="Jane Wottawa" w:id="38" w:date="2022-10-11T11:53:02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Simon Wehrle" w:id="344" w:date="2022-09-29T07:13:04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new sentence from "falsified" (and delete the "because"), it's a bit much to process otherwise</w:t>
      </w:r>
    </w:p>
  </w:comment>
  <w:comment w:author="Hans Westerbeek" w:id="345" w:date="2022-10-11T16:59:10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Paul Foulkes" w:id="27" w:date="2022-09-27T17:46:09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missing?</w:t>
      </w:r>
    </w:p>
  </w:comment>
  <w:comment w:author="Lauren" w:id="304" w:date="2022-10-03T18:41:55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seconded</w:t>
      </w:r>
    </w:p>
  </w:comment>
  <w:comment w:author="Paul Foulkes" w:id="31" w:date="2022-09-27T17:46:38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 delete commas</w:t>
      </w:r>
    </w:p>
  </w:comment>
  <w:comment w:author="Paul Foulkes" w:id="32" w:date="2022-09-27T17:47:27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20 did, 9 didn't. I'd go for the Ns rather than %s, or add % in brackets.</w:t>
      </w:r>
    </w:p>
  </w:comment>
  <w:comment w:author="Jane Wottawa" w:id="33" w:date="2022-10-11T11:50:53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Hae-Sung Jeon" w:id="310" w:date="2022-10-01T13:03:40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Jen's comment above. These findings are valid, probably showing that that speakers didn't do much with f0 for the typicality contrast but formant results were different because different words were used in different typicality conditions. Some teams looked at the former, other teams looked at the latter, so now we have a pretty good picture about that's going on in the data.</w:t>
      </w:r>
    </w:p>
  </w:comment>
  <w:comment w:author="Anonymous" w:id="311" w:date="2022-10-02T08:12:22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Stefano Coretta" w:id="312" w:date="2022-10-02T08:27:58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Sara Finley" w:id="118" w:date="2022-09-28T13:50:29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an FYI- rainier variety cherries are yellow.  https://nationaltoday.com/national-rainier-cherry-day/</w:t>
      </w:r>
    </w:p>
  </w:comment>
  <w:comment w:author="Mariska Bolyanatz" w:id="168" w:date="2022-09-27T17:52:11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w:t>
      </w:r>
    </w:p>
  </w:comment>
  <w:comment w:author="Hae-Sung Jeon" w:id="380" w:date="2022-10-01T13:37:17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Eh...maybe slightly expand this, or cite references (e.g. Ladd 2008 and therein) to address the phonological, acoustical, and cross-language complexity of word stress? .. And I disagree that this is 'underspecification'.</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there any other examples of 'underspecification' in speech literature?\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there any good examples to share, which are just rightly specified?</w:t>
      </w:r>
    </w:p>
  </w:comment>
  <w:comment w:author="Paul Foulkes" w:id="4" w:date="2022-09-27T17:52:25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NB to other readers: there is a systematic problem with references not showing up in this document. see PDF.</w:t>
      </w:r>
    </w:p>
  </w:comment>
  <w:comment w:author="Simon Wehrle" w:id="422" w:date="2022-09-29T07:27:37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 very neat and clear!</w:t>
      </w:r>
    </w:p>
  </w:comment>
  <w:comment w:author="Hae-Sung Jeon" w:id="381" w:date="2022-10-01T13:42:53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is this relevant to the present study?</w:t>
      </w:r>
    </w:p>
  </w:comment>
  <w:comment w:author="Stefano Coretta" w:id="382" w:date="2022-10-02T18:41:48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precisely what the study was meant to address. The variability across teams (rather than the phonetic research question), as we clearly detail in the introduction in several places.</w:t>
      </w:r>
    </w:p>
  </w:comment>
  <w:comment w:author="Hae-Sung Jeon" w:id="383" w:date="2022-10-03T22:27:32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Hae-Sung Jeon" w:id="384" w:date="2022-10-03T22:29:44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Mariska Bolyanatz" w:id="207" w:date="2022-09-27T17:52:28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w:t>
      </w:r>
    </w:p>
  </w:comment>
  <w:comment w:author="Paul Foulkes" w:id="29" w:date="2022-09-27T17:48:03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say here what the broad topic was? I assume this wasn't speech?</w:t>
      </w:r>
    </w:p>
  </w:comment>
  <w:comment w:author="Emiel Krahmer" w:id="30" w:date="2022-10-10T18:07:43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agree -- I am assuming the topic whether soccer referees are more likely to give red cards to dark-skin-toned players</w:t>
      </w:r>
    </w:p>
  </w:comment>
  <w:comment w:author="Paul Foulkes" w:id="34" w:date="2022-09-27T17:48:28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comma</w:t>
      </w:r>
    </w:p>
  </w:comment>
  <w:comment w:author="Paul Foulkes" w:id="35" w:date="2022-09-27T17:49:11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what are the two referred to here? You have the one in the last para, then 'several' at the start of this para.</w:t>
      </w:r>
    </w:p>
  </w:comment>
  <w:comment w:author="Mariska Bolyanatz" w:id="385" w:date="2022-09-27T17:57:34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Despite all/in spite of all</w:t>
      </w:r>
    </w:p>
  </w:comment>
  <w:comment w:author="Paul Foulkes" w:id="36" w:date="2022-09-27T17:49:27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w:t>
      </w:r>
    </w:p>
  </w:comment>
  <w:comment w:author="Paul Foulkes" w:id="84" w:date="2022-09-27T17:57:43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singular?</w:t>
      </w:r>
    </w:p>
  </w:comment>
  <w:comment w:author="Rebecca Scarborough" w:id="85" w:date="2022-10-10T15:25:40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myriad possible decisions... (singular + no 'of')</w:t>
      </w:r>
    </w:p>
  </w:comment>
  <w:comment w:author="Mariska Bolyanatz" w:id="390" w:date="2022-09-27T17:58:16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quite clear on what you mean by this</w:t>
      </w:r>
    </w:p>
  </w:comment>
  <w:comment w:author="Hae-Sung Jeon" w:id="391" w:date="2022-10-01T13:44:01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same here. What's exactly the minimum variability, and what is concerning?</w:t>
      </w:r>
    </w:p>
  </w:comment>
  <w:comment w:author="Zlati Ilchovska" w:id="5" w:date="2022-10-10T12:43:39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in the pdf, a reference here "Collaboration, 2015". We suggest: "Open Science Collaboration, 2015".</w:t>
      </w:r>
    </w:p>
  </w:comment>
  <w:comment w:author="Justin Lo" w:id="169" w:date="2022-10-03T19:45:15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w:t>
      </w:r>
    </w:p>
  </w:comment>
  <w:comment w:author="Paul Foulkes" w:id="203" w:date="2022-09-27T18:10:08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they all use Praat?</w:t>
      </w:r>
    </w:p>
  </w:comment>
  <w:comment w:author="Jen Hay" w:id="204" w:date="2022-09-28T04:40:00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indeed, the same settings in praat, and procedure for extraction?</w:t>
      </w:r>
    </w:p>
  </w:comment>
  <w:comment w:author="Paul Foulkes" w:id="110" w:date="2022-09-27T18:00:01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referents</w:t>
      </w:r>
    </w:p>
  </w:comment>
  <w:comment w:author="Mariska Bolyanatz" w:id="415" w:date="2022-09-27T18:04:48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teams'?</w:t>
      </w:r>
    </w:p>
  </w:comment>
  <w:comment w:author="Jane Wottawa" w:id="416" w:date="2022-10-11T14:02:41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teams'</w:t>
      </w:r>
    </w:p>
  </w:comment>
  <w:comment w:author="Paul Foulkes" w:id="236" w:date="2022-09-27T18:15:12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translate this into some sort of phonetic units?</w:t>
      </w:r>
    </w:p>
  </w:comment>
  <w:comment w:author="Paul Foulkes" w:id="237" w:date="2022-09-27T18:20:28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this comes up later, so cross-refer to that section</w:t>
      </w:r>
    </w:p>
  </w:comment>
  <w:comment w:author="Hans Westerbeek" w:id="238" w:date="2022-10-11T16:30:59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the ±? It is just a rounded 0.021, right?</w:t>
      </w:r>
    </w:p>
  </w:comment>
  <w:comment w:author="Simon Wehrle" w:id="235" w:date="2022-09-28T15:39:56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could do with being spelled out/clarified further (even at this point; cf. Paul's comment above)</w:t>
      </w:r>
    </w:p>
  </w:comment>
  <w:comment w:author="Paul Foulkes" w:id="242" w:date="2022-09-27T18:16:22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means? (in phonetic terms) i.e. no apparent effect?</w:t>
      </w:r>
    </w:p>
  </w:comment>
  <w:comment w:author="Allison Hilger" w:id="75" w:date="2022-10-03T17:31:21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in awe of this figure</w:t>
      </w:r>
    </w:p>
  </w:comment>
  <w:comment w:author="Paul Foulkes" w:id="252" w:date="2022-09-27T18:18:30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t>
      </w:r>
    </w:p>
  </w:comment>
  <w:comment w:author="Allison Hilger" w:id="58" w:date="2022-10-03T17:29:11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replacing with the word "treatment"</w:t>
      </w:r>
    </w:p>
  </w:comment>
  <w:comment w:author="Paul Foulkes" w:id="223" w:date="2022-09-27T18:13:42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practical terms, was does this mean?</w:t>
      </w:r>
    </w:p>
  </w:comment>
  <w:comment w:author="Marton Soskuthy" w:id="224" w:date="2022-10-10T23:42:17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 get what is meant here, but this is *super* difficult to interpret.</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about sth like “In other words, the estimated range of variation across teams lies somewhere between +-0.06 (0.03 * 1.96) and +-0.14 (0.07 * 1.96) with 95% credibility.”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difficulty comes from there being several different types of "distribution" (the posterior distribution of the estimated group-level SD; and the distribution of the deviations which this SD summarises) and "probability"(95% credible interval vs. the 95% defined by +/- 2*SD of a normal distribution) that are mixed in this description. Teasing these apart would also be helpful!</w:t>
      </w:r>
    </w:p>
  </w:comment>
  <w:comment w:author="Erin Buchanan" w:id="225" w:date="2022-10-11T14:48:58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 me this feels like the most important section, but I can't totally grasp what it is saying - I know Timo doesn't love mixing results + discussion but maybe a simple interpretation right here to solidify what to expect in the discussion</w:t>
      </w:r>
    </w:p>
  </w:comment>
  <w:comment w:author="Paul Foulkes" w:id="178" w:date="2022-09-27T18:09:38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explain why the other 16 teams were dropped?</w:t>
      </w:r>
    </w:p>
  </w:comment>
  <w:comment w:author="Shiloh Drake" w:id="179" w:date="2022-09-27T21:56:18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the criteria for dropping/keeping analyses would be nice to have.</w:t>
      </w:r>
    </w:p>
  </w:comment>
  <w:comment w:author="Alessandro Tavano" w:id="180" w:date="2022-09-28T11:20:57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Jalal Al-Tamimi" w:id="181" w:date="2022-09-30T08:35:59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I suppose this was related to the points you highlight above just before phase 5? This needs to be clearer.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is this information added somewhere? i.e., which team was included/excluded?</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Finally, are only those from the 30 teams included in the final authorship or all 46?</w:t>
      </w:r>
    </w:p>
  </w:comment>
  <w:comment w:author="Hae-Sung Jeon" w:id="182" w:date="2022-10-01T12:16:11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German zarate-sandez" w:id="81" w:date="2022-10-01T22:10:19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f0 minimum or maximum. (ie., eliminate second "value". Otherwise, it reads "measure the value ... of ... the... value")</w:t>
      </w:r>
    </w:p>
  </w:comment>
  <w:comment w:author="Emiel Krahmer" w:id="191" w:date="2022-10-10T18:10:13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good to reiterate that this is averaged over teams (it would be interesting to also see figure for individual researchers -- was there much agreement within analysis teams? my guess, based on N=1, would be "no")</w:t>
      </w:r>
    </w:p>
  </w:comment>
  <w:comment w:author="Emiel Krahmer" w:id="241" w:date="2022-10-10T18:11:21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important to add that roughly half of these 27 find a significant positive and the other half a significant negative effect. This, to me, reinforces the conclusion that "our best guess is that speakers might not encode typicality in the acoustic signal"</w:t>
      </w:r>
    </w:p>
  </w:comment>
  <w:comment w:author="Justin Lo" w:id="226" w:date="2022-10-03T20:53:33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there's a more important point hidden in here, which is the original assumption was that each team was to submit a single analysis/model. We were told this in the initial briefing, even though this hasn't been brought up since and so has become somewhat ambiguous. Even knowing full well the multidimensionality of the phenomenon we're looking at, there would be teams that had taken this more to heart and this would have an effect on the kind of specific approaches that were then taken or the outcome variables that were chosen.</w:t>
      </w:r>
    </w:p>
  </w:comment>
  <w:comment w:author="Erin Buchanan" w:id="227" w:date="2022-10-11T14:46:05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 we specifically talked multiple times ... there should be "one" number (i.e., effect size) so we shouldn't run a bunch of stuff</w:t>
      </w:r>
    </w:p>
  </w:comment>
  <w:comment w:author="Hans Westerbeek" w:id="221" w:date="2022-10-11T16:30:12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analyses are obviously, and for good reasons, aimed at uncovering variability and inconsistencies between analysis and analysts. However, one might take a critical stance and claim that there is too little attention for consistencies in the analyses and in the conclusions that different analysts have drawn. As an effect, these results seem to underappreciate this agreement (and also do not fully reflect some of the literature reviewed in the introduction).</w:t>
      </w:r>
    </w:p>
  </w:comment>
  <w:comment w:author="Emiel Krahmer" w:id="247" w:date="2022-10-10T18:12:54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too, I feel that this is primarily consistent with there not being an effect - might be worth pointing this out</w:t>
      </w:r>
    </w:p>
  </w:comment>
  <w:comment w:author="Jane Wottawa" w:id="28" w:date="2022-10-11T11:50:14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above - which is it?</w:t>
      </w:r>
    </w:p>
  </w:comment>
  <w:comment w:author="Christina Bjorndahl" w:id="146" w:date="2022-10-11T03:34:42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clearer to add an example to the measure of uniqueness definition.  This may be common in Many Analyses projects, but the paper will, I think, have broad interest to linguists, and so would be helpful.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N. Warner: I would ask for an actual hypothetical example from this project. Something like "For example, if one team used LMEs to analyze two dependent variables (adjective duration and peak f0 during adjective), both including the same three independent variables, and an additional ... test of ... on a third dependent variable (...), the pair of analyses consisting of the two LMEs with different dependent variables would have X of ... and Y of ..., leading to SDI of ..." The could maybe go further with "An analysis team that submitted 5 different analyses of different dependent variables, with each of them using a different statistical method and several different predictor variables, might have an SDI of ..., while one submitting just two analyses, which differ only in dependent variable, would have one of ...."</w:t>
      </w:r>
    </w:p>
  </w:comment>
  <w:comment w:author="Jane Wottawa" w:id="52" w:date="2022-10-11T11:58:20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Social Sciences</w:t>
      </w:r>
    </w:p>
  </w:comment>
  <w:comment w:author="Hans Westerbeek" w:id="320" w:date="2022-10-11T16:53:52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Isn't this testable with the current data? We did indicate whether we'd expect an effect before we saw the data.</w:t>
      </w:r>
    </w:p>
  </w:comment>
  <w:comment w:author="Christina Bjorndahl" w:id="187" w:date="2022-10-11T03:36:03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really sounds like the descriptive statistics given describe the individual analysts, rather than the team averages. It did mention team averages above, but here where it says that "analysts had" a range of years post PhD from -3.8 to 12.4, that really sounds like all groups containing someone with more seniority than that got excluded.</w:t>
      </w:r>
    </w:p>
  </w:comment>
  <w:comment w:author="Hans Westerbeek" w:id="188" w:date="2022-10-11T16:21:52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change the word 'younger' into 'less experienced' or something like that. We are not describing the analysts' age here.</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results section you use the (better) term 'seniority'.</w:t>
      </w:r>
    </w:p>
  </w:comment>
  <w:comment w:author="Hans Westerbeek" w:id="282" w:date="2022-10-11T16:47:42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using another verb, as this is somewhat vague.</w:t>
      </w:r>
    </w:p>
  </w:comment>
  <w:comment w:author="Christina Bjorndahl" w:id="366" w:date="2022-10-11T03:39:56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would be an ideal place to elaborate discussion of whether some teams lacked expertise in phonetics and joined the project thinking they would be doing only the statistical portion. One of the analyses we reviewed  explicitly stated that they lacked phonetics training and weren't going to learn now, so they used what they could immediately and obviously extract from the files without any phonetic methods. But there probably were some other teams like that.</w:t>
      </w:r>
    </w:p>
  </w:comment>
  <w:comment w:author="Hans Westerbeek" w:id="367" w:date="2022-10-11T17:03:19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providing more details on the variation between teams could somewhat counter this caveat, for example the different affiliations, of maybe there is some more data available on experience with specific (acoustic) analyses. I cannot remember the entire prior questionnaire, but I feelt here are some opportunities there to emphasize the (valuable) variation in the sample.</w:t>
      </w:r>
    </w:p>
  </w:comment>
  <w:comment w:author="Emiel van Miltenburg" w:id="144" w:date="2022-10-10T09:48:38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PDF version all text in math mode reads as if there's a LaTeX mistake: math mode should be escaped to render the text in a nicer way.</w:t>
      </w:r>
    </w:p>
  </w:comment>
  <w:comment w:author="Hans Westerbeek" w:id="281" w:date="2022-10-11T16:47:07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more obviously link this to the aim of the current article?</w:t>
      </w:r>
    </w:p>
  </w:comment>
  <w:comment w:author="Jane Wottawa" w:id="22" w:date="2022-10-11T11:48:13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space</w:t>
      </w:r>
    </w:p>
  </w:comment>
  <w:comment w:author="Christina Bjorndahl" w:id="362" w:date="2022-10-11T03:41:27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would also be an excellent place to add a paragraph about the role of journal reviewers and editors in catching poor choices of dependent variable, measurement method, time span over which measured, etc. These are very typical items to bring up during the review process, regardless of which statistical method is preferred, and many of the analyses in the current project would not have gotten through review at a phonetics journal.  I can't help but wonder if there were a second round (namely, if we treated all analyses as a “revise and resubmit”), would the results start to converge?</w:t>
      </w:r>
    </w:p>
  </w:comment>
  <w:comment w:author="Jane Wottawa" w:id="23" w:date="2022-10-11T11:48:35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space</w:t>
      </w:r>
    </w:p>
  </w:comment>
  <w:comment w:author="Christina Bjorndahl" w:id="239" w:date="2022-10-11T03:37:36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Warner: I think this method of "shrinkage" of the effect sizes really needs to be explained more thoroughly, ideally with an example. Is this what was explained on p. 19 (of the pdf)? I can't even tell if that's where the explanation of it was, and it's crucial to understand this, since it reduced the percentage of analyses with significant/non-zero effects from about 22% to 16%. If I'm just being dense here and it's explained, then this needs an "as explained in ... above."</w:t>
      </w:r>
    </w:p>
  </w:comment>
  <w:comment w:author="Jane Wottawa" w:id="18" w:date="2022-10-11T11:47:07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space</w:t>
      </w:r>
    </w:p>
  </w:comment>
  <w:comment w:author="Emiel Krahmer" w:id="289" w:date="2022-10-10T18:15:52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indeed, not a lot of variation -- to what extent do such small differences fall within the margin of measurement error? Might be interesting to say something about this.</w:t>
      </w:r>
    </w:p>
  </w:comment>
  <w:comment w:author="Jane Wottawa" w:id="60" w:date="2022-10-11T12:14:17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Speech Sciences</w:t>
      </w:r>
    </w:p>
  </w:comment>
  <w:comment w:author="Christina Bjorndahl" w:id="302" w:date="2022-10-11T03:38:19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Warner: I think this is an overly positive interpretation. Rating an analysis as publishable with major revision leaves a lot of leeway for pretty bad analyses, since major revision can include changing every aspect that was used in these analyses, such as dependent variables, measurement time period, statistical model, etc.</w:t>
      </w:r>
    </w:p>
  </w:comment>
  <w:comment w:author="Emiel van Miltenburg" w:id="172" w:date="2022-10-10T09:51:35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nice to say a bit more about the limitations of your analysis if it cannot account for analyses from 16 teams, and to indicate where (if applicable) data from these teams *was* taken into account</w:t>
      </w:r>
    </w:p>
  </w:comment>
  <w:comment w:author="Hans Westerbeek" w:id="173" w:date="2022-10-11T16:20:08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Please explain more about this process. How were these 170 analysis deemed eligible?</w:t>
      </w:r>
    </w:p>
  </w:comment>
  <w:comment w:author="Jane Wottawa" w:id="21" w:date="2022-10-11T11:47:47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space</w:t>
      </w:r>
    </w:p>
  </w:comment>
  <w:comment w:author="Emiel van Miltenburg" w:id="19" w:date="2022-10-10T09:43:27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everyone would agree with this. (One reading of this sentence would amount to admitting that we often carry our questionable research practices.)</w:t>
      </w:r>
    </w:p>
  </w:comment>
  <w:comment w:author="Emiel Krahmer" w:id="20" w:date="2022-10-10T18:06:49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(other) Emiel! Perhaps write something like: ""researchers may find themselves exploring many possible analytic pipelines, but only reporting a selected few”</w:t>
      </w:r>
    </w:p>
  </w:comment>
  <w:comment w:author="Michelle Cohn" w:id="240" w:date="2022-10-10T19:26:23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formants, a negative value could indicate raising (F1) or fronting (F2). Can the coordinating authors add in more information about how formants were transformed (e.g., if looking at F1/F2 separately or F1/F2 Euclidean distance, for example).</w:t>
      </w:r>
    </w:p>
  </w:comment>
  <w:comment w:author="Jane Wottawa" w:id="17" w:date="2022-10-11T11:47:05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space</w:t>
      </w:r>
    </w:p>
  </w:comment>
  <w:comment w:author="Jane Wottawa" w:id="10" w:date="2022-10-11T11:57:49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article "the"</w:t>
      </w:r>
    </w:p>
  </w:comment>
  <w:comment w:author="Emiel van Miltenburg" w:id="395" w:date="2022-10-10T10:03:44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paper notes that the generalisability of our findings is limited, but it is not made precise what the authors mean by generalisability. The paragraph remains general/vague about this. Generalisable in what sense? What can/cannot others learn from our study? Which parts of the findings *are* generalisable?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really nice to have a more detailed discussion about what it means for a study like this to be generalizable, and what it would take to carry out a similar study for more qualitative analyses. You could also refer to Haven &amp; Van Grootel (https://www.tandfonline.com/doi/pdf/10.1080/08989621.2019.1580147) in this context. Their study also provides a framework for thinking about dimensions of variation (although they don't present it as such; for them it's a means to provide transparency and ensure rigour).</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remark: At times the paper feels like it wants to stay at a very abstract level, to ensure maximal generalizability, but at the same time this paragraph says the implications don't really extend beyond the speech sciences.</w:t>
      </w:r>
    </w:p>
  </w:comment>
  <w:comment w:author="Emiel van Miltenburg" w:id="39" w:date="2022-10-10T09:44:43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reference.</w:t>
      </w:r>
    </w:p>
  </w:comment>
  <w:comment w:author="Marton Soskuthy" w:id="131" w:date="2022-10-10T23:28:25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bit misleading – the ones I got definitely had the results too!</w:t>
      </w:r>
    </w:p>
  </w:comment>
  <w:comment w:author="Jane Wottawa" w:id="51" w:date="2022-10-11T11:57:15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article "the"</w:t>
      </w:r>
    </w:p>
  </w:comment>
  <w:comment w:author="Emiel van Miltenburg" w:id="11" w:date="2022-10-10T09:41:43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always thought that operationalization applies to constructs (e.g. "we operationalise stress in terms of an increase in loudness"), not to the signal you use.</w:t>
      </w:r>
    </w:p>
  </w:comment>
  <w:comment w:author="Emiel van Miltenburg" w:id="198" w:date="2022-10-10T09:52:35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During our reviews we found that there was also variation in the extent to which analysts used the entire dataset. Some only used a subset that they considered relevant. This variation is not reported.</w:t>
      </w:r>
    </w:p>
  </w:comment>
  <w:comment w:author="Jalal Al-Tamimi" w:id="171" w:date="2022-09-30T10:18:41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mean if it was not possible to extract an effect size, the analyses were dropped? Wouldn't this happen for any exploratory data analyses?</w:t>
      </w:r>
    </w:p>
  </w:comment>
  <w:comment w:author="Dominic Schmitz" w:id="434" w:date="2022-09-28T07:34:19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times</w:t>
      </w:r>
    </w:p>
  </w:comment>
  <w:comment w:author="Marton Soskuthy" w:id="149" w:date="2022-10-10T23:34:20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Within or within and across teams?</w:t>
      </w:r>
    </w:p>
  </w:comment>
  <w:comment w:author="Hans Westerbeek" w:id="112" w:date="2022-10-11T16:18:16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it be relevant to emphasize that this was not spontaneous/natural speech? Some of the referred work deliberately did not employ reading aloud as a data gathering method.</w:t>
      </w:r>
    </w:p>
  </w:comment>
  <w:comment w:author="Stefano Coretta" w:id="2" w:date="2022-09-27T16:54:23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authors to be added before submission</w:t>
      </w:r>
    </w:p>
  </w:comment>
  <w:comment w:author="Marton Soskuthy" w:id="232" w:date="2022-10-10T23:44:12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Sorry, nitpicky comment: isn’t it the case that this is only necessary if model_ID is repeated across teams, i.e. each team has a model 1, model 2, etc.; if model_ID is unique to each model (so e.g. 1 is not repeated across teams), O think (1|team) + (1|model_ID) is all that'sneeded. Though this may (in fact, very likely) produce identical results to what you have.</w:t>
      </w:r>
    </w:p>
  </w:comment>
  <w:comment w:author="Christina Bjorndahl" w:id="300" w:date="2022-10-11T03:04:08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seems here that you need to consider experimenter "stake" in the project; since it's not "our" research, the teams aren't going to have as strong opinions, which might have altered how teams approached the task.  Also, I might address the possibility that researchers didn’t fully understand the experiment design at the point that we had to make that judgement. Remember that you even had to send out a clarifying email re: the AF and ANF conditions, so it seems many people could have had a different opinion if they'd understood the design more fully.</w:t>
      </w:r>
    </w:p>
  </w:comment>
  <w:comment w:author="Hans Westerbeek" w:id="301" w:date="2022-10-11T16:52:44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In the light of the replication crisis, it seems very relevant to note that participating in this analysis may* have changed researchers' confirmation biases etc.</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may ... so please save this for the discussion.)</w:t>
      </w:r>
    </w:p>
  </w:comment>
  <w:comment w:author="Marton Soskuthy" w:id="234" w:date="2022-10-10T23:45:35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Shouldn’t this be parallel to what you had above, i.e. +-0 to +-0.1? Isn't it only the upper end of the CrI that corresponds to +-0.1?</w:t>
      </w:r>
    </w:p>
  </w:comment>
  <w:comment w:author="Hae-Sung Jeon" w:id="326" w:date="2022-10-01T13:24:14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statements from here for the rest of this paragraph sound too general too me, and probably they should be more concretely linked to the present results. Is there evidence that, for instance, non-frequentiest approaches in the present study yielded more consistent results than frequenties approaches?</w:t>
      </w:r>
    </w:p>
  </w:comment>
  <w:comment w:author="Hans Westerbeek" w:id="77" w:date="2022-10-11T16:12:35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that these are the _thoeretical_ alternative pipelines. In practice, research fields have conventional, often-used measures, for example. This is also reflected in the observation that many of our analyst teams used f0.</w:t>
      </w:r>
    </w:p>
  </w:comment>
  <w:comment w:author="Paul Foulkes" w:id="6" w:date="2022-09-27T17:28:33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(just marking typos with x)</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lots of rogue spaces before punctuation marks</w:t>
      </w:r>
    </w:p>
  </w:comment>
  <w:comment w:author="Paul Foulkes" w:id="7" w:date="2022-09-27T17:52:56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to do with referencing software not showing up here</w:t>
      </w:r>
    </w:p>
  </w:comment>
  <w:comment w:author="Joseph Casillas" w:id="8" w:date="2022-09-27T17:58:15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Paul. I just double checked. The rogue spaces are from the lack of references. Super annoying, but as you mention above, the PDF version should be good to go. Thanks for mentioning it in a comment.</w:t>
      </w:r>
    </w:p>
  </w:comment>
  <w:comment w:author="Paul Foulkes" w:id="9" w:date="2022-09-27T18:29:42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glad I'm useful for something!</w:t>
      </w:r>
    </w:p>
  </w:comment>
  <w:comment w:author="Christina Bjorndahl" w:id="117" w:date="2022-10-11T03:32:29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it's clearly stated that the ANF and AF conditions are just fillers. This was not conveyed clearly to the analysis teams, and conveying it might have cut down some of the variability in analyses and effect sizes found by discouraging groups from trying to include measurements from those filler conditions. This could merit a paragraph in the discussion section (though not here)</w:t>
      </w:r>
    </w:p>
  </w:comment>
  <w:comment w:author="Christina Bjorndahl" w:id="177" w:date="2022-10-11T03:33:12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not clear whether all 46 submitted teams' work were reviewed by other teams, or only the 30 included in quantitative analyses.</w:t>
      </w:r>
    </w:p>
  </w:comment>
  <w:comment w:author="Marton Soskuthy" w:id="193" w:date="2022-10-10T23:38:01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mean does not seem like a particularly useful statistic here on its own! It would be a bit more useful if combined with the median, but a more comprehensive description of the distribution would be handy (knowing that some teams submitted only one model, while some had 10+). Also, some summary of how the number of analyses (which is greater than the number of models) are distributed across teams would also be useful.</w:t>
      </w:r>
    </w:p>
  </w:comment>
  <w:comment w:author="Hans Westerbeek" w:id="194" w:date="2022-10-11T16:21:01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My thought was to report range and mode.</w:t>
      </w:r>
    </w:p>
  </w:comment>
  <w:comment w:author="Marton Soskuthy" w:id="213" w:date="2022-10-10T23:39:04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that there are varying numbers of models per team, this isn’t super-informative – e.g. 8% with no pooling could all come from one team, or several different teams. it would be useful to report the same percentages aggregated at the team level (X% of teams used models with …) – though, of course model structures may vary within the teams as well, so there may be some additional complexity here.</w:t>
      </w:r>
    </w:p>
  </w:comment>
  <w:comment w:author="Hans Westerbeek" w:id="214" w:date="2022-10-11T16:25:22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Christina Bjorndahl" w:id="0" w:date="2022-10-11T03:31:09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typos / general small issues with presentation:</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missing apostrophe in plural possessives, as in "the authors results" (authors')</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inconsistencies w.r.t. British and American spelling conventions (modelling and modeling)</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very difficult to read the figures when rendered in grey scale (as in printing it out); could you add some additional annotations to make this easier?</w:t>
      </w:r>
    </w:p>
  </w:comment>
  <w:comment w:author="Hans Westerbeek" w:id="98" w:date="2022-10-11T16:15:36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the Westerbeek et al. reference fits here better than where it is now. Additionally I think that there are better references available to substantiate the claim made above ("peakers use referring expressions that are more specific than strictly necessary for the unambiguous identification of the intended referent").</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Anyway, please keep the Westerbeek et al. reference in the paper :-)</w:t>
      </w:r>
    </w:p>
  </w:comment>
  <w:comment w:author="Hae-Sung Jeon" w:id="90" w:date="2022-10-01T09:37:12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mark?</w:t>
      </w:r>
    </w:p>
  </w:comment>
  <w:comment w:author="Hans Westerbeek" w:id="91" w:date="2022-10-11T16:13:29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Hans Westerbeek" w:id="195" w:date="2022-10-11T16:22:32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these sentences can be left out altogether.</w:t>
      </w:r>
    </w:p>
  </w:comment>
  <w:comment w:author="Hans Westerbeek" w:id="208" w:date="2022-10-11T16:23:28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refer to this table in the beginning of the paragraph instead of at the end.</w:t>
      </w:r>
    </w:p>
  </w:comment>
  <w:comment w:author="Marton Soskuthy" w:id="219" w:date="2022-10-11T00:03:47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like to flag a point here that may or may not be problematic for the overall analysis, and relates to all the analyses reported below. Given that multiple different measures, units and targets are analysed by different teams, the directions of the estimated effects will vary in ways that they wouldn't in a many-analyses project focusing on a single measure: e.g. you may expect word or syllable-level F0 to be lower for typical utterances, but vowel F1 to be higher. Analysing an absolute measure of effect size (i.e. factoring out effect direction) would get rid of this issue, but my understanding is that this is not what was done here.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make this more concrete, here's a hypothetical scenario: let's say that half of all teams looked at word-level mean F0 and half of them at vowel F1 (obviously, this is not what actually happened – this is just for illustration). All the word-level F0 folks report a massive negative effect (words in typical combinations have lower F0 than in atypical ones), while all the vowel F1 folks report a massive positive effect (words in typical combinations have higher F1 than words in atypical combinations). This will yield an average meta-analytic effect size close to 0 and huge variability in the across-group SD – but, on a more conceptual level, I'm not sure I would feel comfortable claiming that these teams found very different things.</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worry that the lack of a fixed measure biases the overall meta-analytic estimate towards 0 and the estimate of variation towards higher values. In addition, I think this may render the analysis of the researcher-related predictors especially opaque, where you may get close-to-zero estimates simply due to variation in the natural directionality of the measures that different teams looked at.  I wonder if looking at absolute effect size measures (e.g. absolute standardised effect size) would avoid this issue?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totally possible that I missed sth here! In that case, could this be unpacked a bit more for slow folks like me?</w:t>
      </w:r>
    </w:p>
  </w:comment>
  <w:comment w:author="Mike Proctor" w:id="220" w:date="2022-10-12T04:31:09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Hae-Sung Jeon" w:id="107" w:date="2022-10-01T09:54:08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add some references of influential/wide-cited studies where this method was used. I wouldn't think letting participants interact with an experimenter as a typical methodological choice in the field.</w:t>
      </w:r>
    </w:p>
  </w:comment>
  <w:comment w:author="Stefano Coretta" w:id="108" w:date="2022-10-02T08:46:53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widely used experimental design, especially in psycholinguistics, and will be recognised as such by the readers of AMMPS, as it is quite common knowledge.</w:t>
      </w:r>
    </w:p>
  </w:comment>
  <w:comment w:author="Marton Soskuthy" w:id="260" w:date="2022-10-11T00:05:53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related to my bigger picture comment above: just because e.g. some researchers found a negative F0 effect and some others a positive F1 effect does *not* mean that they arrived at opposite conclusions!</w:t>
      </w:r>
    </w:p>
  </w:comment>
  <w:comment w:author="Hans Westerbeek" w:id="261" w:date="2022-10-11T16:42:35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This may well be an artefact of the research question the teams worked on. Note that this research question covered any possible acoustic measure, as it asked about _any_ acoustic modification of speech as a result oftypicality.</w:t>
      </w:r>
    </w:p>
  </w:comment>
  <w:comment w:author="Hans Westerbeek" w:id="53" w:date="2022-10-11T16:10:28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found this hard to follow. Consider rephrasing?</w:t>
      </w:r>
    </w:p>
  </w:comment>
  <w:comment w:author="Hans Westerbeek" w:id="12" w:date="2022-10-11T16:09:14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find it a little hard to follow the goals, especially goal ii. If previous studies have established that there is vast variation between analysts and analyses (with differing consequences), what is the reason to replicate this in a domain that might elicit even more variation? I feel that this is highly interesting, but I am afraid that the argument as to why this is the case is missing at the moment.</w:t>
      </w:r>
    </w:p>
  </w:comment>
  <w:comment w:author="Tom Lentz TiU" w:id="174" w:date="2022-10-10T15:28:36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the 170 refer to separate models or analyses? (I think I know the answer, but maybe this should be made more explicit). Admittedly, this comment is a bit nitpicky, but one could make multiple models to analyse the whole dataset, but give one answer (corrected for multiple comparisons / false discovery rate). If frequentist, the analysis is after the significance against the H0 "none of the measures we included are significantly affected by typicality".</w:t>
      </w:r>
    </w:p>
  </w:comment>
  <w:comment w:author="Erin Buchanan" w:id="175" w:date="2022-10-11T14:33:58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also commenting here on what 170 means, feels like you need a noun here 170 X from 30 teams</w:t>
      </w:r>
    </w:p>
  </w:comment>
  <w:comment w:author="Hans Westerbeek" w:id="15" w:date="2022-10-11T16:09:56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 my previous comment. I think that this conclusion can not yet be drawn at this moment. Why would this study yield a more realistic estimate than previous work?</w:t>
      </w:r>
    </w:p>
  </w:comment>
  <w:comment w:author="Christina Bjorndahl" w:id="280" w:date="2022-10-11T02:58:41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Outlier treatment needs to be discussed.  There were many different approaches to how outliers were assessed and dealt with, and this will have a large effect on the results and the variability.  Thinking in particular about creak as the source of outliers for many f0 measurements.</w:t>
      </w:r>
    </w:p>
  </w:comment>
  <w:comment w:author="Tom Lentz TiU" w:id="248" w:date="2022-10-10T15:33:33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seniority affect the effect size found? I can imagine some effect in which the more experienced researchers, with their experience and/or bias of where the effect should be, would their analysis in a way that teases out a larger effect (depending on their experience, they may know where an effect could be and go, and in e.g. pitch something may go up and in duration down; an expert may have a good hunch). Note that this effect does not simply mean these older guys are more likely to be right, but they may be good at producing significance (which is what in the end gets us grants and pays our salaries).</w:t>
      </w:r>
    </w:p>
  </w:comment>
  <w:comment w:author="Hans Westerbeek" w:id="249" w:date="2022-10-11T16:34:27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'compellingly'? Is it anything different from 'significantly' in the statistical sense?</w:t>
      </w:r>
    </w:p>
  </w:comment>
  <w:comment w:author="Hans Westerbeek" w:id="1" w:date="2022-10-11T16:07:15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title makes clear that making an estimation (i.e. providing descriptive statistics) is the main goal of the article. The actual goals as described further on in the introduction however are a little bit less clear to me.</w:t>
      </w:r>
    </w:p>
  </w:comment>
  <w:comment w:author="Sara Finley" w:id="257" w:date="2022-09-28T17:33:32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it make a difference if the model compared multiple acoustic dimensions in a single model?</w:t>
      </w:r>
    </w:p>
  </w:comment>
  <w:comment w:author="Jane Wottawa" w:id="147" w:date="2022-10-11T13:12:59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italic</w:t>
      </w:r>
    </w:p>
  </w:comment>
  <w:comment w:author="Andrés Buxó Lugo" w:id="358" w:date="2022-10-07T20:25:45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aspect of the project that hasn't been talked about much is that this was a case where the project was pretty much guaranteed to get published regardless of what our individual analyses found. Unfortunately, this isn't standard for our fields yet, and so it's something I can imagine having an impact on the relationship between our priors and our findings. Of course, this is something we should all be avoiding/resisting; I just wanted to point this out as another factor that might increase the chance that we are honest/transparent about analyses in our research.</w:t>
      </w:r>
    </w:p>
  </w:comment>
  <w:comment w:author="Hans Westerbeek" w:id="359" w:date="2022-10-11T17:00:39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was very little at stake for the participating teams in my opinion.</w:t>
      </w:r>
    </w:p>
  </w:comment>
  <w:comment w:author="Olivier Crouzet" w:id="13" w:date="2022-10-11T13:16:19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'what' with 'was'?</w:t>
      </w:r>
    </w:p>
  </w:comment>
  <w:comment w:author="Sara Finley" w:id="250" w:date="2022-09-28T17:31:28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I understand what this means, even with the definition.</w:t>
      </w:r>
    </w:p>
  </w:comment>
  <w:comment w:author="Hae-Sung Jeon" w:id="251" w:date="2022-10-01T12:33:47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interpretation is that some used predictors which were not commonly used in other analyses and therefore 'unique'. (I wonder how those 'unique' (non-conformist) ones did at the review stage.)</w:t>
      </w:r>
    </w:p>
  </w:comment>
  <w:comment w:author="Jane Wottawa" w:id="157" w:date="2022-10-11T13:18:06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 the research protocol</w:t>
      </w:r>
    </w:p>
  </w:comment>
  <w:comment w:author="Jane Wottawa" w:id="140" w:date="2022-10-11T13:07:15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w:t>
      </w:r>
    </w:p>
  </w:comment>
  <w:comment w:author="Jen Hay" w:id="134" w:date="2022-09-28T04:21:33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 only, not necessarily editorial input:  our team purposely decided to work on something that others were unlikely to (the determiner), on the basis that we might find something fun and interesting that is likely to be missed by other teams.  That is, we thought other teams would likely have the more obvious targets well covered.  I wonder how much this type of instinct is actually inflating the variability you're finding.  I.e. if it was *just us* doing the study, we would have been less likely to go so rogue :-)</w:t>
      </w:r>
    </w:p>
  </w:comment>
  <w:comment w:author="Paul Foulkes" w:id="135" w:date="2022-09-28T08:25:18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good point. I think a similar issue applies to reviewing other reports: we took each one at face value. We might have criticised obvious errors or omissions (e.g. why X wasn't investigated when all general theoretical claim would suggest it should be), but we would have made allowances for things we didn't do but which seemed sound. You portray the 'acceptability' of different approaches as something rather negative, whereas I'd be more positive about that as an open minded way to investigate the issue. This is especially true when we knew our analysis found no effect, so were generally positive about other reports that tried something else as a thorough trawl through the data. I think we were only positive about reports that still found no effect, as we were convinced there wasn't an effect. We would have been more sceptical reading a report which did claim an effect.</w:t>
      </w:r>
    </w:p>
  </w:comment>
  <w:comment w:author="Jalal Al-Tamimi" w:id="136" w:date="2022-09-30T08:05:34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Completely agree here. The same with our team: we decided to explore the data rather than getting a fixed idea. This exploration was necessary so that not to assume there is only one cue that can respond to the research question. of course, this is likely to have increased our degrees of freedom (and the variability in what we did), but we decided to then use exploratory statistical techniques to guide our interpretation of the results.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are not the only ones doing this and this is likely to have increase the degrees of freedom and variability. Was this added somewhere in the manuscript/analytical framework?</w:t>
      </w:r>
    </w:p>
  </w:comment>
  <w:comment w:author="Justin Lo" w:id="137" w:date="2022-10-03T20:07:12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echoing Jen's comment here, in the sense that I was aware the approach we took would be uncommon and add to the variability, even though that wasn't why we settled on it. I probably would have been less likely to go into this direction if doing this on our own, but the backdrop of this project gave licence to experimenting with something fun and interesting within its confines.</w:t>
      </w:r>
    </w:p>
  </w:comment>
  <w:comment w:author="Jane Wottawa" w:id="139" w:date="2022-10-11T13:06:15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section</w:t>
      </w:r>
    </w:p>
  </w:comment>
  <w:comment w:author="Jen Hay" w:id="128" w:date="2022-09-28T04:17:46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more specific about the level of alignment?  (this could mean aligned to each utterance, each word, or each phoneme,)</w:t>
      </w:r>
    </w:p>
  </w:comment>
  <w:comment w:author="Sara Finley" w:id="218" w:date="2022-09-28T17:26:41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include analyses that were not included? If so, were there analyses dropped because of quality issues?</w:t>
      </w:r>
    </w:p>
  </w:comment>
  <w:comment w:author="Jen Hay" w:id="121" w:date="2022-09-28T04:14:54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w:t>
      </w:r>
    </w:p>
  </w:comment>
  <w:comment w:author="Jane Wottawa" w:id="133" w:date="2022-10-11T13:05:03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good, use this instead of the do-we-questions earlier</w:t>
      </w:r>
    </w:p>
  </w:comment>
  <w:comment w:author="Jane Wottawa" w:id="258" w:date="2022-10-11T13:34:49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w:t>
      </w:r>
    </w:p>
  </w:comment>
  <w:comment w:author="Sara Finley" w:id="211" w:date="2022-09-28T17:22:07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also was variability in how teams defined typicality (e.g., which conditions were compared/included in the models)</w:t>
      </w:r>
    </w:p>
  </w:comment>
  <w:comment w:author="Jane Wottawa" w:id="124" w:date="2022-10-11T12:56:49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small teams</w:t>
      </w:r>
    </w:p>
  </w:comment>
  <w:comment w:author="Jen Hay" w:id="86" w:date="2022-09-28T04:11:1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w:t>
      </w:r>
    </w:p>
  </w:comment>
  <w:comment w:author="Jane Wottawa" w:id="138" w:date="2022-10-11T13:05:51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analysis team represents a group</w:t>
      </w:r>
    </w:p>
  </w:comment>
  <w:comment w:author="Jane Wottawa" w:id="132" w:date="2022-10-11T13:02:37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need for "then" as "after submitting the review" already indicates a step forward in time</w:t>
      </w:r>
    </w:p>
  </w:comment>
  <w:comment w:author="Jane Wottawa" w:id="127" w:date="2022-10-11T12:59:29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 no "the"</w:t>
      </w:r>
    </w:p>
  </w:comment>
  <w:comment w:author="Paul Foulkes" w:id="24" w:date="2022-09-27T17:45:33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relatively rare?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seems to me much more common these days</w:t>
      </w:r>
    </w:p>
  </w:comment>
  <w:comment w:author="Jane Wottawa" w:id="25" w:date="2022-10-11T11:49:32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Hans Westerbeek" w:id="26" w:date="2022-10-11T16:06:04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Simon Roessig [Ritter]" w:id="145" w:date="2022-10-04T13:01:13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1 could also be rounded (1.08 for example)</w:t>
      </w:r>
    </w:p>
  </w:comment>
  <w:comment w:author="Jane Wottawa" w:id="154" w:date="2022-10-11T13:15:22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included ?</w:t>
      </w:r>
    </w:p>
  </w:comment>
  <w:comment w:author="Jane Wottawa" w:id="114" w:date="2022-10-11T12:49:21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marks one of several elements</w:t>
      </w:r>
    </w:p>
  </w:comment>
  <w:comment w:author="Simon Roessig [Ritter]" w:id="206" w:date="2022-10-04T13:02:39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you already introduce f0 as abbreviation for fundamental frequency?</w:t>
      </w:r>
    </w:p>
  </w:comment>
  <w:comment w:author="Sara Finley" w:id="330" w:date="2022-09-28T17:43:11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issue is that teams were asked to analyzed a specific data set to answer the question. I imagine if teams were to start from square 1, there would be even more degrees of freedom (e.g., this is not the study I would design to test this research question).</w:t>
      </w:r>
    </w:p>
  </w:comment>
  <w:comment w:author="Jen Hay" w:id="153" w:date="2022-09-28T04:30:21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kind of wonder whether a max might also have been interesting - teams with and without a very experienced person?  (sorry - my comments are falling into the can't-do-anything-about-this-now category!).</w:t>
      </w:r>
    </w:p>
  </w:comment>
  <w:comment w:author="Jane Wottawa" w:id="113" w:date="2022-10-11T12:48:39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space</w:t>
      </w:r>
    </w:p>
  </w:comment>
  <w:comment w:author="Sara Finley" w:id="318" w:date="2022-09-28T17:40: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is a bad thing that teams would make use of previous findings in the literature to guide their choice of analysis? I'm not quite sure I understand this paragraph.</w:t>
      </w:r>
    </w:p>
  </w:comment>
  <w:comment w:author="Jen Hay" w:id="152" w:date="2022-09-28T04:27:56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quite sure you don't want to do any more analysis, but it seems like 'word', 'segment' and 'syllable' are inherently variable categories, since there's quite a range of possible segments, syllables or words that could have been targeted!  whereas 'phrase' or 'sentence' are probably more uniform categories.  Perhaps just some comment on this would help make this clear.</w:t>
      </w:r>
    </w:p>
  </w:comment>
  <w:comment w:author="Simon Roessig [Ritter]" w:id="230" w:date="2022-10-04T13:03:39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Closing bracket missing?</w:t>
      </w:r>
    </w:p>
  </w:comment>
  <w:comment w:author="Scott Perry" w:id="231" w:date="2022-10-05T00:15:37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as well as the '|' ?</w:t>
      </w:r>
    </w:p>
  </w:comment>
  <w:comment w:author="Beth MacLeod" w:id="76" w:date="2022-10-03T18:19:57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'hope' be 'bear'?  I'm not sure where 'hope' came from.</w:t>
      </w:r>
    </w:p>
  </w:comment>
  <w:comment w:author="Dominic Schmitz" w:id="284" w:date="2022-09-28T07:32:39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should be either lowercase (if English) or "Banane" (if German)</w:t>
      </w:r>
    </w:p>
  </w:comment>
  <w:comment w:author="Jane Wottawa" w:id="256" w:date="2022-10-11T13:34:35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one hand, an...</w:t>
      </w:r>
    </w:p>
  </w:comment>
  <w:comment w:author="Paul Foulkes" w:id="14" w:date="2022-09-27T17:42:36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'has been'</w:t>
      </w:r>
    </w:p>
  </w:comment>
  <w:comment w:author="Jalal Al-Tamimi" w:id="273" w:date="2022-09-30T08:52:06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but then 30 to be included in the meta analysis</w:t>
      </w:r>
    </w:p>
  </w:comment>
  <w:comment w:author="Hans Westerbeek" w:id="274" w:date="2022-10-11T16:45:00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rephrase, e.g.: "Thirty teams analyzed the same speech data set..."</w:t>
      </w:r>
    </w:p>
  </w:comment>
  <w:comment w:author="Jalal Al-Tamimi" w:id="275" w:date="2022-10-11T16:59:01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this would mean the work by the other 16 teams for data analyses and review process is lost! I think a clearer rationale for why these were excluded, with specific criteria is needed.</w:t>
      </w:r>
    </w:p>
  </w:comment>
  <w:comment w:author="Jen Hay" w:id="63" w:date="2022-09-28T04:08:17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bit redundant. I'd go for  'The following sentence' or 'the sentence in (1)'</w:t>
      </w:r>
    </w:p>
  </w:comment>
  <w:comment w:author="Jane Wottawa" w:id="64" w:date="2022-10-11T12:15:45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Sara Finley" w:id="185" w:date="2022-09-28T17:06:36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of team size may be useful here as well.</w:t>
      </w:r>
    </w:p>
  </w:comment>
  <w:comment w:author="Hans Westerbeek" w:id="186" w:date="2022-10-11T16:20:38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Please consider more informative descriptive statistics, such as range and mode.</w:t>
      </w:r>
    </w:p>
  </w:comment>
  <w:comment w:author="Jalal Al-Tamimi" w:id="160" w:date="2022-09-30T08:33:08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this the same for any analyst who did not respond to the main research question?</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 think this needs to be quantified/explained (possibly later on?)</w:t>
      </w:r>
    </w:p>
  </w:comment>
  <w:comment w:author="Christina Bjorndahl" w:id="161" w:date="2022-10-11T02:48:40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this is confusing to me as well: Later on you say that 46 teams submitted their analyses by the established deadline, so does that mean that no one submitted after peer review? In which case, why bring it up here?  In general, I'm confused about which analyses and analyst teams were excluded, and how those decisions were arrived at.</w:t>
      </w:r>
    </w:p>
  </w:comment>
  <w:comment w:author="Jane Wottawa" w:id="162" w:date="2022-10-11T13:19:20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Furthermore, all analyses not answering the primary research question clearly were excluded.</w:t>
      </w:r>
    </w:p>
  </w:comment>
  <w:comment w:author="Jalal Al-Tamimi" w:id="163" w:date="2022-10-11T14:50:20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Indeed. One issue that remains unclear is which other reasons were used to exclude some analyses, and why this were the case. I think clearer motivations are needed for excluding specific analyses if they actually answered the research question. This mimics what others have identified in this thread.</w:t>
      </w:r>
    </w:p>
  </w:comment>
  <w:comment w:author="Jalal Al-Tamimi" w:id="229" w:date="2022-09-30T08:49:49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this answers what I added above on random slopes</w:t>
      </w:r>
    </w:p>
  </w:comment>
  <w:comment w:author="Simon Roessig [Ritter]" w:id="263" w:date="2022-10-04T13:05:33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super nice figure. The font is a bit too small for me. Do you explain the graphical elements, like what is thick, what is thin in the forest plot? Or is this clear to everyone?</w:t>
      </w:r>
    </w:p>
  </w:comment>
  <w:comment w:author="Hans Westerbeek" w:id="264" w:date="2022-10-11T16:44:05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that you mention it - I assumed I need to read the forest plot like a box plot, but I am not sure.</w:t>
      </w:r>
    </w:p>
  </w:comment>
  <w:comment w:author="Shiloh Drake" w:id="78" w:date="2022-09-27T21:44:59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p>
  </w:comment>
  <w:comment w:author="Jen Hay" w:id="189" w:date="2022-09-28T04:35:12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overal max?  Or the maximum team mean?  (it's a bit ambiguous)</w:t>
      </w:r>
    </w:p>
  </w:comment>
  <w:comment w:author="Erin Buchanan" w:id="190" w:date="2022-10-11T14:36:22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question ... since I believe unless I lost my mind during the intake, I would have been over this number</w:t>
      </w:r>
    </w:p>
  </w:comment>
  <w:comment w:author="Jalal Al-Tamimi" w:id="184" w:date="2022-09-30T08:36:5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if the summary is from the 46, how can one then look at the results from the 30 chosen teams?</w:t>
      </w:r>
    </w:p>
  </w:comment>
  <w:comment w:author="Jane Wottawa" w:id="283" w:date="2022-10-11T13:38:55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the article lacks some description about marking focus in German (second vowel in banana - why?)</w:t>
      </w:r>
    </w:p>
  </w:comment>
  <w:comment w:author="Jane Wottawa" w:id="148" w:date="2022-10-11T13:13:08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italic</w:t>
      </w:r>
    </w:p>
  </w:comment>
  <w:comment w:author="Jen Hay" w:id="164" w:date="2022-09-28T04:32:06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 how many ?</w:t>
      </w:r>
    </w:p>
  </w:comment>
  <w:comment w:author="Jane Wottawa" w:id="170" w:date="2022-10-11T13:22:02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analyses</w:t>
      </w:r>
    </w:p>
  </w:comment>
  <w:comment w:author="Jen Hay" w:id="158" w:date="2022-09-28T04:31:55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 how many of these there were?</w:t>
      </w:r>
    </w:p>
  </w:comment>
  <w:comment w:author="Erin Buchanan" w:id="159" w:date="2022-10-11T14:32:03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w:t>
      </w:r>
    </w:p>
  </w:comment>
  <w:comment w:author="Jane Wottawa" w:id="67" w:date="2022-10-11T12:20:05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parameter clusters</w:t>
      </w:r>
    </w:p>
  </w:comment>
  <w:comment w:author="Jen Hay" w:id="265" w:date="2022-09-28T05:02:14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results section feels a bit unsatisfying, but maybe that's the nature of the beast.  It would be lovely to see some section of the data allowing the statement that even when analysts choose to look at *approximately* the same thing (same acoustic feature, same domain), they still end up with variable conclusions (or not!).   If there is a real effect, it's presumably not *everywhere*, so given the degree of analyst freedom in where they look, there's bound to be a lot of variability in the results.  That's not inherently problematic (I don't think? as long as people report what they look at)  But if they ask exactly the same question (e.g. is the pitch of the noun higher in X condition) and still get different answers, that feels more concerning to me.  It would be nice if the results could be reported in enough granularity to disentangle this!</w:t>
      </w:r>
    </w:p>
  </w:comment>
  <w:comment w:author="Jen Hay" w:id="266" w:date="2022-09-28T05:04:18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course - maybe the variability in 'what to look at' was so big that comparisons of 'similar' analyses can't be done.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that case, the news is really in all the different decisions that were made about what exact question to ask, rather than in the variability of the answers.   The fact that people found different answers when asking different questions isn't that surprising and doesn't need backing up with too much fancy stats, right?</w:t>
      </w:r>
    </w:p>
  </w:comment>
  <w:comment w:author="Simon Wehrle" w:id="267" w:date="2022-09-28T15:47:11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points-some examples along the lines Jen suggests in her first comment would be really helpful/interesting (understandable if that's not doable time- and effort-wise, of course...)</w:t>
      </w:r>
    </w:p>
  </w:comment>
  <w:comment w:author="Hae-Sung Jeon" w:id="268" w:date="2022-10-01T12:39:54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wholeheartedly agree. The researcher degrees of freedom given the open nature of the research question and the rather unusual design of the dataset here is a positive thing. It's a different issue from the replication 'crisis' that the conclusions are inconsistent despite the use of similar research paradigm across studies.</w:t>
      </w:r>
    </w:p>
  </w:comment>
  <w:comment w:author="Stefano Coretta" w:id="269" w:date="2022-10-02T08:41:48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Jen for your insightful comments! I think it's exactly the fact that nobody questioned the question as being to board that can be seen as a concern. If it were common in our field to come up with very specific hypotheses, like they do in physics for example, this would have emerged at the beginning of the project, rather that at the end when the degree of variability was known. I think a point for the future might be to ask teams, at the beginning of the project, if they feel the question is reasonably defined? Or so,etching like that</w:t>
      </w:r>
    </w:p>
  </w:comment>
  <w:comment w:author="Paul Foulkes" w:id="270" w:date="2022-10-03T06:43:22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couldn't you make much the same point about literally any aspect of speech?</w:t>
      </w:r>
    </w:p>
  </w:comment>
  <w:comment w:author="Jen Hay" w:id="271" w:date="2022-10-03T20:09:11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materials and question were well defined (and preregistered!) by the time teams got involved - there was no sense that interrogating the methodology at that point was something we could/should do.  Our team certainly discussed various problems/drawbacks of the data and the question, and wondered whether some of these were purposely there to see how people dealt with them. We definitely didn't consider that raising concerns with you was a desired path.   So yes - something that asked teams at the beginning about the suitability of the question could be a useful future addition.</w:t>
      </w:r>
    </w:p>
  </w:comment>
  <w:comment w:author="Jen Hay" w:id="272" w:date="2022-10-03T20:15:33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note that our team did our own preregistration which included a more specified question, which I guess reflects the fact that we thought there was room for much more specificity in the overall question!</w:t>
      </w:r>
    </w:p>
  </w:comment>
  <w:comment w:author="Jane Wottawa" w:id="74" w:date="2022-10-11T12:27:44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not end with a series of do-we-questions but rather: Several choices have to be made such as what segments are investigated: utterance-wide acoustic profiles, whole words, or stressed syllables? The selection of time points: averages across a chosen time domain or a specific time point. etc.</w:t>
      </w:r>
    </w:p>
  </w:comment>
  <w:comment w:author="Jen Hay" w:id="262" w:date="2022-09-28T04:57:16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there any combinations of A+B that have enough models that we can say anything about the interaction here?  It would be really interesting, for example, if duration-of-word looked reliably different than duration-of-sentence etc.  Or is the cross-tabulation so sparse that nothing sensible can be said?</w:t>
      </w:r>
    </w:p>
  </w:comment>
  <w:comment w:author="Michael Franke" w:id="360" w:date="2022-10-07T13:33:05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[apologies if this issue came up elsewhere and I missed it]</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the variation found be partially explained by the "design of the meta-experiment"? If researchers knew about the existence of other teams, it might have encouraged them to do something special. Like playing an anti-coordination game.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fact, I wonder if the data from this meta-experiment could be useful for a follow-up study to address this issue. E.g., distill 3-5 analyses from what teams produced, and ask other researchers from the field to choose the one of which they expect others to pick the same (Schelling focal point: https://en.wikipedia.org/wiki/Focal_point_(game_theory)#Examples). If that works (most people pick the same analysis), there could be a sense in which the community does have a shared sense of what counts as the default / go-to analysis.</w:t>
      </w:r>
    </w:p>
  </w:comment>
  <w:comment w:author="Jen Hay" w:id="361" w:date="2022-10-10T19:43:13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this and - as mentioned in another comment - our team was definitely playing an 'anti-coordination' game!</w:t>
      </w:r>
    </w:p>
  </w:comment>
  <w:comment w:author="Jen Hay" w:id="243" w:date="2022-09-28T04:55:09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find this very hard to interpret given that we know that this combines formants, duration, f0 and intensity.  if just one of these was a real effect, the plot would still look pretty much like this, right?  Can we colour code the individual models into these four categories maybe?  Then people could see visually whether they're equally distributed across this distribution, or whether the ones to the right tend to be particular types of models?</w:t>
      </w:r>
    </w:p>
  </w:comment>
  <w:comment w:author="Sam Hellmuth" w:id="244" w:date="2022-10-03T09:01:31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Upvoting this suggestion - I agree we lose useful information by not differentiating types of models here</w:t>
      </w:r>
    </w:p>
  </w:comment>
  <w:comment w:author="Eleonora Beier" w:id="245" w:date="2022-10-07T19:50:53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this, and in addition it would be useful to know which of these analyses were performed on which parts of the sentence. For example, it might be that there were more models finding significant effects for the adjective as opposed to the noun regions? Perhaps there could be a more detailed version of this figure (i.e. split by acoustic variable analyzed and region analyzed) in the supplementary materials</w:t>
      </w:r>
    </w:p>
  </w:comment>
  <w:comment w:author="Maria Dokovova" w:id="150" w:date="2022-10-05T20:31:56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mean any type of frequency here or maybe formant frequency more specifically?</w:t>
      </w:r>
    </w:p>
  </w:comment>
  <w:comment w:author="Jalal Al-Tamimi" w:id="155" w:date="2022-09-30T08:31:31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a minor note: Gelman et al (2008; two references) highlighted the need to scale numeric predictors by dividing by 2 SD rather than 1SD when having both numeric and categorical predictors, especially in a Bayesian approach. See references below:</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http://www.stat.columbia.edu/~gelman/research/published/standardizing7.pdf</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https://projecteuclid.org/journals/annals-of-applied-statistics/volume-2/issue-4/A-weakly-informative-default-prior-distribution-for-logistic-and-other/10.1214/08-AOAS191.full</w:t>
      </w:r>
    </w:p>
  </w:comment>
  <w:comment w:author="Jane Wottawa" w:id="65" w:date="2022-10-11T12:18:42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refers to what concretely? It would put "them" because of "two intensions" and "their physical manifestation"</w:t>
      </w:r>
    </w:p>
  </w:comment>
  <w:comment w:author="Jane Wottawa" w:id="59" w:date="2022-10-11T12:14:08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article "the"</w:t>
      </w:r>
    </w:p>
  </w:comment>
  <w:comment w:author="Jane Wottawa" w:id="66" w:date="2022-10-11T12:19:31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confronted to</w:t>
      </w:r>
    </w:p>
  </w:comment>
  <w:comment w:author="Jane Wottawa" w:id="97" w:date="2022-10-11T12:38:08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Recent findings suggest that the utility of referring expressions depends on preferences of the listener</w:t>
      </w:r>
    </w:p>
  </w:comment>
  <w:comment w:author="Maria Dokovova" w:id="205" w:date="2022-10-05T20:33:41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nitpicky but is there a reason you report duration first, instead of starting with f0 and reporting the results in descending order?</w:t>
      </w:r>
    </w:p>
  </w:comment>
  <w:comment w:author="Jen Hay" w:id="328" w:date="2022-09-28T05:26:52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Surely we shouldn't imply that people shouldn't do multiple analyses when exploring an open question such as this.  Rather, that they should take into account the fact that multiple analyses have been done in interpreting the overall results? (and report all the analyses that they have done)</w:t>
      </w:r>
    </w:p>
  </w:comment>
  <w:comment w:author="Tom Lentz TiU" w:id="329" w:date="2022-10-10T15:58:13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(and this idea ties in with my comment for the number of analyses, because when multiple comparisons/analyses are taken into account, one could consider those analyses, bundled together as evaluating one hypothesis, one analysis again)</w:t>
      </w:r>
    </w:p>
  </w:comment>
  <w:comment w:author="Niamh Kelly" w:id="68" w:date="2022-09-30T11:16:37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classic?</w:t>
      </w:r>
    </w:p>
  </w:comment>
  <w:comment w:author="Jane Wottawa" w:id="57" w:date="2022-10-11T12:13:52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well as - "and" just after the next comma</w:t>
      </w:r>
    </w:p>
  </w:comment>
  <w:comment w:author="Jalal Al-Tamimi" w:id="141" w:date="2022-09-30T08:12:59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you said "critical predictors" but here "critical predictor". Make sure to add details related to what you have done in the case of multiple critical predictors? Was the top one chosen in this step?</w:t>
      </w:r>
    </w:p>
  </w:comment>
  <w:comment w:author="Jen Hay" w:id="323" w:date="2022-09-28T05:25:34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consistent with an interpretation that there is a real effect in one domain, right, and that teams systematically tested multiple domains.  (the wording research question actually requires multiple acoustic features and domains to be looked at to provide a comprehensive answer "Do speakers acoustically modify utterances to signal atypical word combinations?"</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can't provide a 'no' answer to that by only looking at, eg, pitch, so in the wording of the question you've invited researchers to do many analyses, not one.</w:t>
      </w:r>
    </w:p>
  </w:comment>
  <w:comment w:author="Simon Wehrle" w:id="324" w:date="2022-09-29T06:52:57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Sam Hellmuth" w:id="325" w:date="2022-10-03T09:13:57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w:t>
      </w:r>
    </w:p>
  </w:comment>
  <w:comment w:author="Jane Wottawa" w:id="56" w:date="2022-10-11T12:01:06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includes "and" - allows for better expression and that in a vast variety of languages</w:t>
      </w:r>
    </w:p>
  </w:comment>
  <w:comment w:author="Jen Hay" w:id="299" w:date="2022-09-28T05:14:16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formants seem conspicuously absent.  include a comment on why.</w:t>
      </w:r>
    </w:p>
  </w:comment>
  <w:comment w:author="Jalal Al-Tamimi" w:id="123" w:date="2022-09-30T07:54:51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said?</w:t>
      </w:r>
    </w:p>
  </w:comment>
  <w:comment w:author="Jen Hay" w:id="297" w:date="2022-09-28T05:13:41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matters which word, right?  can this get more specific?  (or if it cant, can we remind readers in the text that the particular segments and words here might be quite a varied set?</w:t>
      </w:r>
    </w:p>
  </w:comment>
  <w:comment w:author="Sam Hellmuth" w:id="298" w:date="2022-10-03T09:10:06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 the target adjectives varied (presumably necessary to generate the desired typicality differentials) but they have different: stress position (penult vs antepenult), # syllables (disyll vs trisyll), syllable weight/type of stressed syllable (CVV vs. CVC).</w:t>
      </w:r>
    </w:p>
  </w:comment>
  <w:comment w:author="Jen Hay" w:id="371" w:date="2022-09-28T05:35:29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need the word 'possibly' here - this is definite right?  If the question was 'Are nouns higher pitch when in atypical word combinations', or somesuch, there would have been much less variability!!!</w:t>
      </w:r>
    </w:p>
  </w:comment>
  <w:comment w:author="Sam Hellmuth" w:id="372" w:date="2022-10-03T09:16:03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Erin Buchanan" w:id="373" w:date="2022-10-11T14:54:33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we spent a lot of time discussing how it was vague :)</w:t>
      </w:r>
    </w:p>
  </w:comment>
  <w:comment w:author="Jen Hay" w:id="293" w:date="2022-09-28T05:11:32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but is our estimate of 'segment duration' variability even coming from just estimates of vowels, or is there other stuff thrown in there too??</w:t>
      </w:r>
    </w:p>
  </w:comment>
  <w:comment w:author="Christina Bjorndahl" w:id="294" w:date="2022-10-11T03:00:55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Echoing this: If the duration is of vowels, then they need to say it (and in which case, the incomplete neutralization data is irrelevant); if it combines different segment classes, then this is uninterpretable.</w:t>
      </w:r>
    </w:p>
  </w:comment>
  <w:comment w:author="Jen Hay" w:id="374" w:date="2022-09-28T05:34:17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revealed by some of my comments above, I think this is pretty key.  So one more overt recommendation should be to be much more precise about the wordings of research questions!</w:t>
      </w:r>
    </w:p>
  </w:comment>
  <w:comment w:author="Hae-Sung Jeon" w:id="375" w:date="2022-10-01T13:38:38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And looking forward, as a research community, we can collectively come up with important research questions which require large scale studies and replications.</w:t>
      </w:r>
    </w:p>
  </w:comment>
  <w:comment w:author="Stefano Coretta" w:id="376" w:date="2022-10-02T08:39:02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exactly our point! We start from the assumption that most questions in phonetic research are broad to begin with and hypotheses are under specified. This is an assumption we make based on our experience, as we mention in the introduction, so to be sure it would require a different study altogether.</w:t>
      </w:r>
    </w:p>
  </w:comment>
  <w:comment w:author="Hae-Sung Jeon" w:id="377" w:date="2022-10-03T22:26:51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Hae-Sung Jeon" w:id="378" w:date="2022-10-03T22:29:52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Dorota Krajewska" w:id="222" w:date="2022-10-10T18:34:44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w:t>
      </w:r>
    </w:p>
  </w:comment>
  <w:comment w:author="Jen Hay" w:id="285" w:date="2022-09-28T05:10:11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can we do this for strictly comparable sets?  E.g. limiting to the duration of the second vowel (rather than some other segment, or consonant, or other word?)  choosing a popular analysis or two (to the extent that there is one) would be useful.    To the extent that there isn't one, that's also newsworthy!</w:t>
      </w:r>
    </w:p>
  </w:comment>
  <w:comment w:author="Jalal Al-Tamimi" w:id="126" w:date="2022-09-30T07:59:15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research question</w:t>
      </w:r>
    </w:p>
  </w:comment>
  <w:comment w:author="Jen Hay" w:id="350" w:date="2022-09-28T05:31:3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this paper hasn't done that, right? though it would be cool if it could!  the 'effects' looked at here are diverse, so a consensual estimate of their size as if they are one effect doesn't make too much sense. It would be awesome if there are enough somewhat similar analyses (in terms of domain+acoustic feature) to see if a consensual estimated effect could be created from this data for a particular effect.</w:t>
      </w:r>
    </w:p>
  </w:comment>
  <w:comment w:author="Hae-Sung Jeon" w:id="351" w:date="2022-10-01T13:31:57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I understand that the point of this particular paper is about methods, but there's a lot of useful information collected which is in fact highly relevant to acoustic phonetics. It would be cool to break down the results further to look at the variability within each linguistic domain and also within each acoustic parameter. :)</w:t>
      </w:r>
    </w:p>
  </w:comment>
  <w:comment w:author="Stefano Coretta" w:id="352" w:date="2022-10-02T08:45:17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the audience of this study are not phoneticians, but rather the readers of AMPPS which is quite diverse. The main objective of the study was to estimate variability between analysts given one research question and one data set. We feel we have answered this question here. Of course, there are many follow up studies to be done, meta-scientific and phonetic alike. We do in fact encourage teams to pursue more fine grained analyses if they wish to do so. The data is available. :) we don't think of this study as the the only one that can be done of this kind. As with any study, it should be replicated, either conceptually or exactly.</w:t>
      </w:r>
    </w:p>
  </w:comment>
  <w:comment w:author="Jen Hay" w:id="353" w:date="2022-10-03T20:24:19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own view (and I sense I may be in the minority here!) is that precisely because the audience isn't phoneticians, we need be very explicit with them that there are different things being measured here, and there might be a 'real' effect in one and not the other, hence the variability.  Otherwise they may misinterpret what's going on.  For a non-expert reading, it looks like people have provided different answers to the same specific question, but really what has happened (I think?) is that they have attempted to answer many different questions.  Explicitly disentangling these two (by focussing on a set of analysis that is the same domain, or by showing that there is no such set), would add precision/strength to the overall claim, for any audience.</w:t>
      </w:r>
    </w:p>
  </w:comment>
  <w:comment w:author="Hans Westerbeek" w:id="286" w:date="2022-10-11T16:49:17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one estimate a negative duration for a vowel? Maybe this is obvious to others, but I need some explanation ...</w:t>
      </w:r>
    </w:p>
  </w:comment>
  <w:comment w:author="Hans Westerbeek" w:id="337" w:date="2022-10-11T16:56:58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it's relevant to mention whether teams did this.</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of at least one team ...)</w:t>
      </w:r>
    </w:p>
  </w:comment>
  <w:comment w:author="Jane Wottawa" w:id="55" w:date="2022-10-11T11:59:25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well as (you have an "and" right before)</w:t>
      </w:r>
    </w:p>
  </w:comment>
  <w:comment w:author="Jen Hay" w:id="346" w:date="2022-09-28T05:28:45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w:t>
      </w:r>
    </w:p>
  </w:comment>
  <w:comment w:author="Lauren" w:id="347" w:date="2022-10-03T18:46:13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Whether using "it" or "this" I think it would be useful to restate what the referent is. In this case, "Sharing further enables.." or "This sharing.."</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instances of a "naked this" in the introduction. I know the intro has already been reviewed so I didn't mark them. But if it's possible to go back and add referents, I think it would help reader comprehension.</w:t>
      </w:r>
    </w:p>
  </w:comment>
  <w:comment w:author="Jalal Al-Tamimi" w:id="82" w:date="2022-09-30T07:45:43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analytic or analytical?</w:t>
      </w:r>
    </w:p>
  </w:comment>
  <w:comment w:author="Jane Wottawa" w:id="73" w:date="2022-10-11T12:23:4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w:t>
      </w:r>
    </w:p>
  </w:comment>
  <w:comment w:author="Jalal Al-Tamimi" w:id="87" w:date="2022-09-30T07:47:37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said?</w:t>
      </w:r>
    </w:p>
  </w:comment>
  <w:comment w:author="Niamh Kelly" w:id="88" w:date="2022-09-30T11:17:21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"said" sounds better to me..</w:t>
      </w:r>
    </w:p>
  </w:comment>
  <w:comment w:author="Hans Westerbeek" w:id="333" w:date="2022-10-11T16:55:23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personal experience is that this is the case, but I wouldn't go as far as calling it _common practice_ to test _as many models as possible_.</w:t>
      </w:r>
    </w:p>
  </w:comment>
  <w:comment w:author="Jane Wottawa" w:id="54" w:date="2022-10-11T11:58:5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discussing</w:t>
      </w:r>
    </w:p>
  </w:comment>
  <w:comment w:author="Jen Hay" w:id="228" w:date="2022-09-28T04:44:27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reorder "we did not take into account in our preregistration that..."</w:t>
      </w:r>
    </w:p>
  </w:comment>
  <w:comment w:author="Jen Hay" w:id="276" w:date="2022-09-28T05:05:28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note that this is a 'general' research question, which researchers had to make more specific themselves.  The range of specific research questions asked thereafter therefore varied.</w:t>
      </w:r>
    </w:p>
  </w:comment>
  <w:comment w:author="Jalal Al-Tamimi" w:id="100" w:date="2022-09-30T07:50:13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only suprasegmental? I'd suggest adding segmental and suprasegmental, even though the former can be part of the latter.</w:t>
      </w:r>
    </w:p>
  </w:comment>
  <w:comment w:author="Hae-Sung Jeon" w:id="101" w:date="2022-10-01T09:46:28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Or just remove 'suprasegmental'.</w:t>
      </w:r>
    </w:p>
  </w:comment>
  <w:comment w:author="Hans Westerbeek" w:id="102" w:date="2022-10-11T16:16:5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feel that in this paragraph a lot of prior knowledge on linguistics and phonetics is assumed. This contrasts with the earlier sections on phonetics, which seem to assume that the topic is relatively new for the readership.</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latter perspective is the most useful.</w:t>
      </w:r>
    </w:p>
  </w:comment>
  <w:comment w:author="Jane Wottawa" w:id="72" w:date="2022-10-11T12:23:12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space</w:t>
      </w:r>
    </w:p>
  </w:comment>
  <w:comment w:author="Jen Hay" w:id="215" w:date="2022-09-28T04:42:01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ignored</w:t>
      </w:r>
    </w:p>
  </w:comment>
  <w:comment w:author="Jalal Al-Tamimi" w:id="122" w:date="2022-09-30T07:54:27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before analytic or analytical?</w:t>
      </w:r>
    </w:p>
  </w:comment>
  <w:comment w:author="Jen Hay" w:id="212" w:date="2022-09-28T04:38:47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information about how this was presented in the original data ? I.e it pre-codes a categorial variable, encouraging this use. If it had been presented as continuous in the main dataset, probably not many people would have then turned it into 2 categories)</w:t>
      </w:r>
    </w:p>
  </w:comment>
  <w:comment w:author="Jalal Al-Tamimi" w:id="49" w:date="2022-09-30T07:33:59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w:t>
      </w:r>
    </w:p>
  </w:comment>
  <w:comment w:author="Alicia Megan Brown" w:id="50" w:date="2022-10-09T06:47:37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According to the PDF, the full sentence is "The authors argue that the observed heterogeneity across</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analysts in Silberzahn et al. (2018) might have been driven by flexibility</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statistically interpreting the research question."</w:t>
      </w:r>
    </w:p>
  </w:comment>
  <w:comment w:author="Jane Wottawa" w:id="111" w:date="2022-10-11T12:44:17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Participants</w:t>
      </w:r>
    </w:p>
  </w:comment>
  <w:comment w:author="Jalal Al-Tamimi" w:id="79" w:date="2022-09-30T07:44:3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well-known, I suggest adding (f0) after this.</w:t>
      </w:r>
    </w:p>
  </w:comment>
  <w:comment w:author="Jane Wottawa" w:id="80" w:date="2022-10-11T12:29:15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Jane Wottawa" w:id="106" w:date="2022-10-11T12:40:48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space</w:t>
      </w:r>
    </w:p>
  </w:comment>
  <w:comment w:author="Jane Wottawa" w:id="96" w:date="2022-10-11T12:35:28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space</w:t>
      </w:r>
    </w:p>
  </w:comment>
  <w:comment w:author="Emiel Krahmer" w:id="277" w:date="2022-10-10T18:24:35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in general, but playing the devil's advocate: many of the variables researchers can choose will be related (this is clear for min, max, range, SD of F0, but also between, say, pitch and duration) -- so the choice problem (which variables to measure) is perhaps less dramatic than the manuscript currently suggests</w:t>
      </w:r>
    </w:p>
  </w:comment>
  <w:comment w:author="Jane Wottawa" w:id="109" w:date="2022-10-11T12:43:03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need for capital letters on color words gelbe Zitrone, rote Gurke, rote Socken</w:t>
      </w:r>
    </w:p>
  </w:comment>
  <w:comment w:author="Emiel Krahmer" w:id="196" w:date="2022-10-10T18:32:56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general comment: the paper sometimes reads as if the authors want to highlight the "wide variability" between the teams (and there is indeed a lot of variability). At the same, I also see a lot of agreement between analysis teams, and while reading  sometimes felt that a slightly more nuanced discussion of this would be in order.</w:t>
      </w:r>
    </w:p>
  </w:comment>
  <w:comment w:author="Emiel Krahmer" w:id="197" w:date="2022-10-10T18:33:45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BTW: I do want to stress that I really appreciate all the hard work the lead authors put in, and greatly enjoyed reading the manuscript!</w:t>
      </w:r>
    </w:p>
  </w:comment>
  <w:comment w:author="Jane Wottawa" w:id="93" w:date="2022-10-11T12:34:27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BOTH a yellow [...] green banana ARE available.</w:t>
      </w:r>
    </w:p>
  </w:comment>
  <w:comment w:author="Erin Buchanan" w:id="94" w:date="2022-10-11T14:20:31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this is slightly awkward as worded</w:t>
      </w:r>
    </w:p>
  </w:comment>
  <w:comment w:author="Jalal Al-Tamimi" w:id="142" w:date="2022-09-30T08:13:47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intercept only? I suppose there was a model comparison approach here (haven't checked your code). random slopes seem to be necessary here to take into account the inherent variability between teams.</w:t>
      </w:r>
    </w:p>
  </w:comment>
  <w:comment w:author="Stefano Coretta" w:id="143" w:date="2022-10-02T08:53:02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Because that's how meta-analytical models of this kind are made. Group-level (random) effects are used for shrinking each estimate included in the analysis. Since there are no main predictors in the model, there cannot be random slopes.</w:t>
      </w:r>
    </w:p>
  </w:comment>
  <w:comment w:author="Jane Wottawa" w:id="104" w:date="2022-10-11T12:39:59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use another verb as "signal" is close to "acoustic signal" - maybe "hint"</w:t>
      </w:r>
    </w:p>
  </w:comment>
  <w:comment w:author="Jane Wottawa" w:id="95" w:date="2022-10-11T12:34:53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these words - very oral language</w:t>
      </w:r>
    </w:p>
  </w:comment>
  <w:comment w:author="Jalal Al-Tamimi" w:id="151" w:date="2022-09-30T08:18:03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aren't these conceptually different from the former group? these are applied on some of the former group to get a specific type of derived measure. Simply clarify this point.</w:t>
      </w:r>
    </w:p>
  </w:comment>
  <w:comment w:author="Jane Wottawa" w:id="105" w:date="2022-10-11T12:40:36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everywhere else present tense</w:t>
      </w:r>
    </w:p>
  </w:comment>
  <w:comment w:author="Jen Hay" w:id="322" w:date="2022-09-28T05:21:59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my discomfort on reading some of this comes from the idea that the effect of typicality on speech is 'an effect' (rather than many potential effects).  maybe getting rid of the word effect here would help.  'For or against a general theoretical prediction'  or something.</w:t>
      </w:r>
    </w:p>
  </w:comment>
  <w:comment w:author="Jane Wottawa" w:id="99" w:date="2022-10-11T12:38:37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space</w:t>
      </w:r>
    </w:p>
  </w:comment>
  <w:comment w:author="Jalal Al-Tamimi" w:id="40" w:date="2022-09-30T07:33:33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and above, I agree with Paul's comments. You need to add the field (speech analyses or not).</w:t>
      </w:r>
    </w:p>
  </w:comment>
  <w:comment w:author="Jane Wottawa" w:id="103" w:date="2022-10-11T12:39:04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space</w:t>
      </w:r>
    </w:p>
  </w:comment>
  <w:comment w:author="Emiel Krahmer" w:id="321" w:date="2022-10-10T18:17:35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sure whether this is a bias per se. Researchers can have a theoretical reason to expect an effect of, say, pitch, but that does not necessarily mean that they are biased, right?</w:t>
      </w:r>
    </w:p>
  </w:comment>
  <w:comment w:author="Alessandro Tavano" w:id="339" w:date="2022-09-28T11:27:32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well stated</w:t>
      </w:r>
    </w:p>
  </w:comment>
  <w:comment w:author="Filip Nenadic" w:id="340" w:date="2022-10-03T06:42:01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may want to give some credit to or at least mention conceptual replication here. Of course, a conceptual replication that does not yield the same results as the original study might do so for a number of reasons (some of which methodological), but at least it draws attention to a possible bias in the original study design and analysis.</w:t>
      </w:r>
    </w:p>
  </w:comment>
  <w:comment w:author="Emiel Krahmer" w:id="327" w:date="2022-10-10T18:19:53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Couldn't also argue that multiple approaches allow for more "severe testing" (in the sense proposed by Deborah Mayo)? That is potentially a good thing</w:t>
      </w:r>
    </w:p>
  </w:comment>
  <w:comment w:author="Jane Wottawa" w:id="89" w:date="2022-10-11T12:31:57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Language Science</w:t>
      </w:r>
    </w:p>
  </w:comment>
  <w:comment w:author="Emiel Krahmer" w:id="338" w:date="2022-10-10T18:21:3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wonder whether the data here  suggest that selective reporting is an issue (after all: many teams provide multiple models with multiple non-significant findinds). The point is true in general, of course. Come to think of it, it might be interesting to draw a p-curve for this study!</w:t>
      </w:r>
    </w:p>
  </w:comment>
  <w:comment w:author="Jane Wottawa" w:id="70" w:date="2022-10-11T12:22:43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rather "and"</w:t>
      </w:r>
    </w:p>
  </w:comment>
  <w:comment w:author="Jane Wottawa" w:id="92" w:date="2022-10-11T12:32:48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space</w:t>
      </w:r>
    </w:p>
  </w:comment>
  <w:comment w:author="Jane Wottawa" w:id="116" w:date="2022-10-11T12:51:09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harmonize for strategies either "we call it" or "(condition, XX)"</w:t>
      </w:r>
    </w:p>
  </w:comment>
  <w:comment w:author="Jane Wottawa" w:id="71" w:date="2022-10-11T12:22:57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space</w:t>
      </w:r>
    </w:p>
  </w:comment>
  <w:comment w:author="Jen Hay" w:id="259" w:date="2022-09-28T04:50:45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refer to formants here, rather than duration, which seem to be higher still?</w:t>
      </w:r>
    </w:p>
  </w:comment>
  <w:comment w:author="Jane Wottawa" w:id="83" w:date="2022-10-11T12:30:29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as above about "or"</w:t>
      </w:r>
    </w:p>
  </w:comment>
  <w:comment w:author="Jane Wottawa" w:id="115" w:date="2022-10-11T12:50:03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objects of the competitor and target</w:t>
      </w:r>
    </w:p>
  </w:comment>
  <w:comment w:author="Jane Wottawa" w:id="69" w:date="2022-10-11T12:21:04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of surrounding sounds</w:t>
      </w:r>
    </w:p>
  </w:comment>
  <w:comment w:author="Jen Hay" w:id="233" w:date="2022-09-28T04:45:36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(i.e. i'd either do 'both x and y', or 'x along with 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Consolas"/>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Results of this research project were neither published nor publicly presented and are stored on a private OSF repository.</w:t>
      </w:r>
    </w:p>
  </w:footnote>
  <w:footnote w:id="1">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detailed description of the norming and production studies from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Prosodic encoding of redundant referring expressions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project, which was given to the analysts with the data set, can be found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methods_norm_prod.pdf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at </w:t>
      </w:r>
      <w:hyperlink r:id="rId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https://bit.ly/3Ahawc7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2">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Terms in small caps in this and later sections are included with their definition in the glossary at the end of the paper for the reader’s convenience.</w:t>
      </w:r>
    </w:p>
  </w:footnote>
  <w:footnote w:id="3">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Cached model outputs can be found at </w:t>
      </w:r>
      <w:hyperlink r:id="rId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https://bit.ly/3AgdHAN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footnote>
  <w:footnote w:id="4">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Initially we planned to present simultaneously all four (or more) methods sections to each reviewer after the fourth round, with the option to revise their original ratings and provide an explanation. Ultimately, we decided to skip this step due to time constraints.</w:t>
      </w:r>
    </w:p>
  </w:footnote>
  <w:footnote w:id="5">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 that before running this model we ha</w:t>
      </w:r>
      <w:ins w:author="Simon Wehrle" w:id="86" w:date="2022-09-28T15:37: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w:t>
        </w:r>
      </w:ins>
      <w:del w:author="Simon Wehrle" w:id="86" w:date="2022-09-28T15:37: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also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run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one with </w:t>
      </w:r>
      <w:del w:author="Simon Wehrle" w:id="87" w:date="2022-09-28T15:37:3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just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 ID as the only (non-nested) group-level effect. The estimated group-level effect of model ID is identical to that of the nested model, so we will not further discuss it.</w:t>
      </w:r>
      <w:r w:rsidDel="00000000" w:rsidR="00000000" w:rsidRPr="00000000">
        <w:rPr>
          <w:rtl w:val="0"/>
        </w:rPr>
      </w:r>
    </w:p>
  </w:footnote>
  <w:footnote w:id="6">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calculation is thus: the minimum standard deviation of duration multiplied by the lower limit of the 95% CrI of the between-models variability estimate, times 1.96 to obtain a 95% CrI: 33.4*0.11=3.8, 3.8*1.96=7.4 ms; the maximum standard deviation of duration multiplied by the upper limit of the 95% CrI of the between-models variability estimate, </w:t>
      </w:r>
      <w:commentRangeStart w:id="43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time</w:t>
      </w:r>
      <w:commentRangeEnd w:id="434"/>
      <w:r w:rsidDel="00000000" w:rsidR="00000000" w:rsidRPr="00000000">
        <w:commentReference w:id="43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1.96: 51.4*0.15=7.7, 7.7*1.96=15.1 ms.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
    <w:lvl w:ilvl="0">
      <w:start w:val="1"/>
      <w:numFmt w:val="decimal"/>
      <w:lvlText w:val="%1."/>
      <w:lvlJc w:val="left"/>
      <w:pPr>
        <w:ind w:left="720" w:hanging="480"/>
      </w:pPr>
      <w:rPr/>
    </w:lvl>
    <w:lvl w:ilvl="1">
      <w:start w:val="1"/>
      <w:numFmt w:val="lowerLetter"/>
      <w:lvlText w:val="%2."/>
      <w:lvlJc w:val="left"/>
      <w:pPr>
        <w:ind w:left="1440" w:hanging="480"/>
      </w:pPr>
      <w:rPr/>
    </w:lvl>
    <w:lvl w:ilvl="2">
      <w:start w:val="1"/>
      <w:numFmt w:val="lowerRoman"/>
      <w:lvlText w:val="%3."/>
      <w:lvlJc w:val="left"/>
      <w:pPr>
        <w:ind w:left="2160" w:hanging="480"/>
      </w:pPr>
      <w:rPr/>
    </w:lvl>
    <w:lvl w:ilvl="3">
      <w:start w:val="1"/>
      <w:numFmt w:val="decimal"/>
      <w:lvlText w:val="%4."/>
      <w:lvlJc w:val="left"/>
      <w:pPr>
        <w:ind w:left="2880" w:hanging="480"/>
      </w:pPr>
      <w:rPr/>
    </w:lvl>
    <w:lvl w:ilvl="4">
      <w:start w:val="1"/>
      <w:numFmt w:val="lowerLetter"/>
      <w:lvlText w:val="%5."/>
      <w:lvlJc w:val="left"/>
      <w:pPr>
        <w:ind w:left="3600" w:hanging="480"/>
      </w:pPr>
      <w:rPr/>
    </w:lvl>
    <w:lvl w:ilvl="5">
      <w:start w:val="1"/>
      <w:numFmt w:val="lowerRoman"/>
      <w:lvlText w:val="%6."/>
      <w:lvlJc w:val="left"/>
      <w:pPr>
        <w:ind w:left="4320" w:hanging="480"/>
      </w:pPr>
      <w:rPr/>
    </w:lvl>
    <w:lvl w:ilvl="6">
      <w:start w:val="1"/>
      <w:numFmt w:val="decimal"/>
      <w:lvlText w:val="%7."/>
      <w:lvlJc w:val="left"/>
      <w:pPr>
        <w:ind w:left="5040" w:hanging="480"/>
      </w:pPr>
      <w:rPr/>
    </w:lvl>
    <w:lvl w:ilvl="7">
      <w:start w:val="1"/>
      <w:numFmt w:val="lowerLetter"/>
      <w:lvlText w:val="%8."/>
      <w:lvlJc w:val="left"/>
      <w:pPr>
        <w:ind w:left="5760" w:hanging="480"/>
      </w:pPr>
      <w:rPr/>
    </w:lvl>
    <w:lvl w:ilvl="8">
      <w:start w:val="1"/>
      <w:numFmt w:val="lowerRoman"/>
      <w:lvlText w:val="%9."/>
      <w:lvlJc w:val="left"/>
      <w:pPr>
        <w:ind w:left="6480" w:hanging="480"/>
      </w:pPr>
      <w:rPr/>
    </w:lvl>
  </w:abstractNum>
  <w:abstractNum w:abstractNumId="3">
    <w:lvl w:ilvl="0">
      <w:start w:val="1"/>
      <w:numFmt w:val="decimal"/>
      <w:lvlText w:val="%1."/>
      <w:lvlJc w:val="left"/>
      <w:pPr>
        <w:ind w:left="720" w:hanging="480"/>
      </w:pPr>
      <w:rPr/>
    </w:lvl>
    <w:lvl w:ilvl="1">
      <w:start w:val="1"/>
      <w:numFmt w:val="lowerLetter"/>
      <w:lvlText w:val="%2."/>
      <w:lvlJc w:val="left"/>
      <w:pPr>
        <w:ind w:left="1440" w:hanging="480"/>
      </w:pPr>
      <w:rPr/>
    </w:lvl>
    <w:lvl w:ilvl="2">
      <w:start w:val="1"/>
      <w:numFmt w:val="lowerRoman"/>
      <w:lvlText w:val="%3."/>
      <w:lvlJc w:val="left"/>
      <w:pPr>
        <w:ind w:left="2160" w:hanging="480"/>
      </w:pPr>
      <w:rPr/>
    </w:lvl>
    <w:lvl w:ilvl="3">
      <w:start w:val="1"/>
      <w:numFmt w:val="decimal"/>
      <w:lvlText w:val="%4."/>
      <w:lvlJc w:val="left"/>
      <w:pPr>
        <w:ind w:left="2880" w:hanging="480"/>
      </w:pPr>
      <w:rPr/>
    </w:lvl>
    <w:lvl w:ilvl="4">
      <w:start w:val="1"/>
      <w:numFmt w:val="lowerLetter"/>
      <w:lvlText w:val="%5."/>
      <w:lvlJc w:val="left"/>
      <w:pPr>
        <w:ind w:left="3600" w:hanging="480"/>
      </w:pPr>
      <w:rPr/>
    </w:lvl>
    <w:lvl w:ilvl="5">
      <w:start w:val="1"/>
      <w:numFmt w:val="lowerRoman"/>
      <w:lvlText w:val="%6."/>
      <w:lvlJc w:val="left"/>
      <w:pPr>
        <w:ind w:left="4320" w:hanging="480"/>
      </w:pPr>
      <w:rPr/>
    </w:lvl>
    <w:lvl w:ilvl="6">
      <w:start w:val="1"/>
      <w:numFmt w:val="decimal"/>
      <w:lvlText w:val="%7."/>
      <w:lvlJc w:val="left"/>
      <w:pPr>
        <w:ind w:left="5040" w:hanging="480"/>
      </w:pPr>
      <w:rPr/>
    </w:lvl>
    <w:lvl w:ilvl="7">
      <w:start w:val="1"/>
      <w:numFmt w:val="lowerLetter"/>
      <w:lvlText w:val="%8."/>
      <w:lvlJc w:val="left"/>
      <w:pPr>
        <w:ind w:left="5760" w:hanging="480"/>
      </w:pPr>
      <w:rPr/>
    </w:lvl>
    <w:lvl w:ilvl="8">
      <w:start w:val="1"/>
      <w:numFmt w:val="lowerRoman"/>
      <w:lvlText w:val="%9."/>
      <w:lvlJc w:val="left"/>
      <w:pPr>
        <w:ind w:left="6480" w:hanging="480"/>
      </w:pPr>
      <w:rPr/>
    </w:lvl>
  </w:abstractNum>
  <w:abstractNum w:abstractNumId="4">
    <w:lvl w:ilvl="0">
      <w:start w:val="1"/>
      <w:numFmt w:val="decimal"/>
      <w:lvlText w:val="%1."/>
      <w:lvlJc w:val="left"/>
      <w:pPr>
        <w:ind w:left="720" w:hanging="480"/>
      </w:pPr>
      <w:rPr/>
    </w:lvl>
    <w:lvl w:ilvl="1">
      <w:start w:val="1"/>
      <w:numFmt w:val="lowerLetter"/>
      <w:lvlText w:val="%2."/>
      <w:lvlJc w:val="left"/>
      <w:pPr>
        <w:ind w:left="1440" w:hanging="480"/>
      </w:pPr>
      <w:rPr/>
    </w:lvl>
    <w:lvl w:ilvl="2">
      <w:start w:val="1"/>
      <w:numFmt w:val="lowerRoman"/>
      <w:lvlText w:val="%3."/>
      <w:lvlJc w:val="left"/>
      <w:pPr>
        <w:ind w:left="2160" w:hanging="480"/>
      </w:pPr>
      <w:rPr/>
    </w:lvl>
    <w:lvl w:ilvl="3">
      <w:start w:val="1"/>
      <w:numFmt w:val="decimal"/>
      <w:lvlText w:val="%4."/>
      <w:lvlJc w:val="left"/>
      <w:pPr>
        <w:ind w:left="2880" w:hanging="480"/>
      </w:pPr>
      <w:rPr/>
    </w:lvl>
    <w:lvl w:ilvl="4">
      <w:start w:val="1"/>
      <w:numFmt w:val="lowerLetter"/>
      <w:lvlText w:val="%5."/>
      <w:lvlJc w:val="left"/>
      <w:pPr>
        <w:ind w:left="3600" w:hanging="480"/>
      </w:pPr>
      <w:rPr/>
    </w:lvl>
    <w:lvl w:ilvl="5">
      <w:start w:val="1"/>
      <w:numFmt w:val="lowerRoman"/>
      <w:lvlText w:val="%6."/>
      <w:lvlJc w:val="left"/>
      <w:pPr>
        <w:ind w:left="4320" w:hanging="480"/>
      </w:pPr>
      <w:rPr/>
    </w:lvl>
    <w:lvl w:ilvl="6">
      <w:start w:val="1"/>
      <w:numFmt w:val="decimal"/>
      <w:lvlText w:val="%7."/>
      <w:lvlJc w:val="left"/>
      <w:pPr>
        <w:ind w:left="5040" w:hanging="480"/>
      </w:pPr>
      <w:rPr/>
    </w:lvl>
    <w:lvl w:ilvl="7">
      <w:start w:val="1"/>
      <w:numFmt w:val="lowerLetter"/>
      <w:lvlText w:val="%8."/>
      <w:lvlJc w:val="left"/>
      <w:pPr>
        <w:ind w:left="5760" w:hanging="480"/>
      </w:pPr>
      <w:rPr/>
    </w:lvl>
    <w:lvl w:ilvl="8">
      <w:start w:val="1"/>
      <w:numFmt w:val="lowerRoman"/>
      <w:lvlText w:val="%9."/>
      <w:lvlJc w:val="left"/>
      <w:pPr>
        <w:ind w:left="6480" w:hanging="480"/>
      </w:pPr>
      <w:rPr/>
    </w:lvl>
  </w:abstractNum>
  <w:abstractNum w:abstractNumId="5">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6">
    <w:lvl w:ilvl="0">
      <w:start w:val="1"/>
      <w:numFmt w:val="decimal"/>
      <w:lvlText w:val="%1."/>
      <w:lvlJc w:val="left"/>
      <w:pPr>
        <w:ind w:left="720" w:hanging="480"/>
      </w:pPr>
      <w:rPr/>
    </w:lvl>
    <w:lvl w:ilvl="1">
      <w:start w:val="1"/>
      <w:numFmt w:val="lowerLetter"/>
      <w:lvlText w:val="%2."/>
      <w:lvlJc w:val="left"/>
      <w:pPr>
        <w:ind w:left="1440" w:hanging="480"/>
      </w:pPr>
      <w:rPr/>
    </w:lvl>
    <w:lvl w:ilvl="2">
      <w:start w:val="1"/>
      <w:numFmt w:val="lowerRoman"/>
      <w:lvlText w:val="%3."/>
      <w:lvlJc w:val="left"/>
      <w:pPr>
        <w:ind w:left="2160" w:hanging="480"/>
      </w:pPr>
      <w:rPr/>
    </w:lvl>
    <w:lvl w:ilvl="3">
      <w:start w:val="1"/>
      <w:numFmt w:val="decimal"/>
      <w:lvlText w:val="%4."/>
      <w:lvlJc w:val="left"/>
      <w:pPr>
        <w:ind w:left="2880" w:hanging="480"/>
      </w:pPr>
      <w:rPr/>
    </w:lvl>
    <w:lvl w:ilvl="4">
      <w:start w:val="1"/>
      <w:numFmt w:val="lowerLetter"/>
      <w:lvlText w:val="%5."/>
      <w:lvlJc w:val="left"/>
      <w:pPr>
        <w:ind w:left="3600" w:hanging="480"/>
      </w:pPr>
      <w:rPr/>
    </w:lvl>
    <w:lvl w:ilvl="5">
      <w:start w:val="1"/>
      <w:numFmt w:val="lowerRoman"/>
      <w:lvlText w:val="%6."/>
      <w:lvlJc w:val="left"/>
      <w:pPr>
        <w:ind w:left="4320" w:hanging="480"/>
      </w:pPr>
      <w:rPr/>
    </w:lvl>
    <w:lvl w:ilvl="6">
      <w:start w:val="1"/>
      <w:numFmt w:val="decimal"/>
      <w:lvlText w:val="%7."/>
      <w:lvlJc w:val="left"/>
      <w:pPr>
        <w:ind w:left="5040" w:hanging="480"/>
      </w:pPr>
      <w:rPr/>
    </w:lvl>
    <w:lvl w:ilvl="7">
      <w:start w:val="1"/>
      <w:numFmt w:val="lowerLetter"/>
      <w:lvlText w:val="%8."/>
      <w:lvlJc w:val="left"/>
      <w:pPr>
        <w:ind w:left="5760" w:hanging="480"/>
      </w:pPr>
      <w:rPr/>
    </w:lvl>
    <w:lvl w:ilvl="8">
      <w:start w:val="1"/>
      <w:numFmt w:val="lowerRoman"/>
      <w:lvlText w:val="%9."/>
      <w:lvlJc w:val="left"/>
      <w:pPr>
        <w:ind w:left="6480" w:hanging="480"/>
      </w:pPr>
      <w:rPr/>
    </w:lvl>
  </w:abstractNum>
  <w:abstractNum w:abstractNumId="7">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8">
    <w:lvl w:ilvl="0">
      <w:start w:val="1"/>
      <w:numFmt w:val="decimal"/>
      <w:lvlText w:val="%1."/>
      <w:lvlJc w:val="left"/>
      <w:pPr>
        <w:ind w:left="720" w:hanging="480"/>
      </w:pPr>
      <w:rPr/>
    </w:lvl>
    <w:lvl w:ilvl="1">
      <w:start w:val="1"/>
      <w:numFmt w:val="lowerLetter"/>
      <w:lvlText w:val="%2."/>
      <w:lvlJc w:val="left"/>
      <w:pPr>
        <w:ind w:left="1440" w:hanging="480"/>
      </w:pPr>
      <w:rPr/>
    </w:lvl>
    <w:lvl w:ilvl="2">
      <w:start w:val="1"/>
      <w:numFmt w:val="lowerRoman"/>
      <w:lvlText w:val="%3."/>
      <w:lvlJc w:val="left"/>
      <w:pPr>
        <w:ind w:left="2160" w:hanging="480"/>
      </w:pPr>
      <w:rPr/>
    </w:lvl>
    <w:lvl w:ilvl="3">
      <w:start w:val="1"/>
      <w:numFmt w:val="decimal"/>
      <w:lvlText w:val="%4."/>
      <w:lvlJc w:val="left"/>
      <w:pPr>
        <w:ind w:left="2880" w:hanging="480"/>
      </w:pPr>
      <w:rPr/>
    </w:lvl>
    <w:lvl w:ilvl="4">
      <w:start w:val="1"/>
      <w:numFmt w:val="lowerLetter"/>
      <w:lvlText w:val="%5."/>
      <w:lvlJc w:val="left"/>
      <w:pPr>
        <w:ind w:left="3600" w:hanging="480"/>
      </w:pPr>
      <w:rPr/>
    </w:lvl>
    <w:lvl w:ilvl="5">
      <w:start w:val="1"/>
      <w:numFmt w:val="lowerRoman"/>
      <w:lvlText w:val="%6."/>
      <w:lvlJc w:val="left"/>
      <w:pPr>
        <w:ind w:left="4320" w:hanging="480"/>
      </w:pPr>
      <w:rPr/>
    </w:lvl>
    <w:lvl w:ilvl="6">
      <w:start w:val="1"/>
      <w:numFmt w:val="decimal"/>
      <w:lvlText w:val="%7."/>
      <w:lvlJc w:val="left"/>
      <w:pPr>
        <w:ind w:left="5040" w:hanging="480"/>
      </w:pPr>
      <w:rPr/>
    </w:lvl>
    <w:lvl w:ilvl="7">
      <w:start w:val="1"/>
      <w:numFmt w:val="lowerLetter"/>
      <w:lvlText w:val="%8."/>
      <w:lvlJc w:val="left"/>
      <w:pPr>
        <w:ind w:left="5760" w:hanging="480"/>
      </w:pPr>
      <w:rPr/>
    </w:lvl>
    <w:lvl w:ilvl="8">
      <w:start w:val="1"/>
      <w:numFmt w:val="lowerRoman"/>
      <w:lvlText w:val="%9."/>
      <w:lvlJc w:val="left"/>
      <w:pPr>
        <w:ind w:left="6480" w:hanging="480"/>
      </w:pPr>
      <w:rPr/>
    </w:lvl>
  </w:abstractNum>
  <w:abstractNum w:abstractNumId="9">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0">
    <w:lvl w:ilvl="0">
      <w:start w:val="1"/>
      <w:numFmt w:val="decimal"/>
      <w:lvlText w:val="%1."/>
      <w:lvlJc w:val="left"/>
      <w:pPr>
        <w:ind w:left="720" w:hanging="480"/>
      </w:pPr>
      <w:rPr/>
    </w:lvl>
    <w:lvl w:ilvl="1">
      <w:start w:val="1"/>
      <w:numFmt w:val="lowerLetter"/>
      <w:lvlText w:val="%2."/>
      <w:lvlJc w:val="left"/>
      <w:pPr>
        <w:ind w:left="1440" w:hanging="480"/>
      </w:pPr>
      <w:rPr/>
    </w:lvl>
    <w:lvl w:ilvl="2">
      <w:start w:val="1"/>
      <w:numFmt w:val="lowerRoman"/>
      <w:lvlText w:val="%3."/>
      <w:lvlJc w:val="left"/>
      <w:pPr>
        <w:ind w:left="2160" w:hanging="480"/>
      </w:pPr>
      <w:rPr/>
    </w:lvl>
    <w:lvl w:ilvl="3">
      <w:start w:val="1"/>
      <w:numFmt w:val="decimal"/>
      <w:lvlText w:val="%4."/>
      <w:lvlJc w:val="left"/>
      <w:pPr>
        <w:ind w:left="2880" w:hanging="480"/>
      </w:pPr>
      <w:rPr/>
    </w:lvl>
    <w:lvl w:ilvl="4">
      <w:start w:val="1"/>
      <w:numFmt w:val="lowerLetter"/>
      <w:lvlText w:val="%5."/>
      <w:lvlJc w:val="left"/>
      <w:pPr>
        <w:ind w:left="3600" w:hanging="480"/>
      </w:pPr>
      <w:rPr/>
    </w:lvl>
    <w:lvl w:ilvl="5">
      <w:start w:val="1"/>
      <w:numFmt w:val="lowerRoman"/>
      <w:lvlText w:val="%6."/>
      <w:lvlJc w:val="left"/>
      <w:pPr>
        <w:ind w:left="4320" w:hanging="480"/>
      </w:pPr>
      <w:rPr/>
    </w:lvl>
    <w:lvl w:ilvl="6">
      <w:start w:val="1"/>
      <w:numFmt w:val="decimal"/>
      <w:lvlText w:val="%7."/>
      <w:lvlJc w:val="left"/>
      <w:pPr>
        <w:ind w:left="5040" w:hanging="480"/>
      </w:pPr>
      <w:rPr/>
    </w:lvl>
    <w:lvl w:ilvl="7">
      <w:start w:val="1"/>
      <w:numFmt w:val="lowerLetter"/>
      <w:lvlText w:val="%8."/>
      <w:lvlJc w:val="left"/>
      <w:pPr>
        <w:ind w:left="5760" w:hanging="480"/>
      </w:pPr>
      <w:rPr/>
    </w:lvl>
    <w:lvl w:ilvl="8">
      <w:start w:val="1"/>
      <w:numFmt w:val="lowerRoman"/>
      <w:lvlText w:val="%9."/>
      <w:lvlJc w:val="left"/>
      <w:pPr>
        <w:ind w:left="6480" w:hanging="480"/>
      </w:pPr>
      <w:rPr/>
    </w:lvl>
  </w:abstractNum>
  <w:abstractNum w:abstractNumId="11">
    <w:lvl w:ilvl="0">
      <w:start w:val="1"/>
      <w:numFmt w:val="decimal"/>
      <w:lvlText w:val="%1."/>
      <w:lvlJc w:val="left"/>
      <w:pPr>
        <w:ind w:left="720" w:hanging="480"/>
      </w:pPr>
      <w:rPr/>
    </w:lvl>
    <w:lvl w:ilvl="1">
      <w:start w:val="1"/>
      <w:numFmt w:val="lowerLetter"/>
      <w:lvlText w:val="%2."/>
      <w:lvlJc w:val="left"/>
      <w:pPr>
        <w:ind w:left="1440" w:hanging="480"/>
      </w:pPr>
      <w:rPr/>
    </w:lvl>
    <w:lvl w:ilvl="2">
      <w:start w:val="1"/>
      <w:numFmt w:val="lowerRoman"/>
      <w:lvlText w:val="%3."/>
      <w:lvlJc w:val="left"/>
      <w:pPr>
        <w:ind w:left="2160" w:hanging="480"/>
      </w:pPr>
      <w:rPr/>
    </w:lvl>
    <w:lvl w:ilvl="3">
      <w:start w:val="1"/>
      <w:numFmt w:val="decimal"/>
      <w:lvlText w:val="%4."/>
      <w:lvlJc w:val="left"/>
      <w:pPr>
        <w:ind w:left="2880" w:hanging="480"/>
      </w:pPr>
      <w:rPr/>
    </w:lvl>
    <w:lvl w:ilvl="4">
      <w:start w:val="1"/>
      <w:numFmt w:val="lowerLetter"/>
      <w:lvlText w:val="%5."/>
      <w:lvlJc w:val="left"/>
      <w:pPr>
        <w:ind w:left="3600" w:hanging="480"/>
      </w:pPr>
      <w:rPr/>
    </w:lvl>
    <w:lvl w:ilvl="5">
      <w:start w:val="1"/>
      <w:numFmt w:val="lowerRoman"/>
      <w:lvlText w:val="%6."/>
      <w:lvlJc w:val="left"/>
      <w:pPr>
        <w:ind w:left="4320" w:hanging="480"/>
      </w:pPr>
      <w:rPr/>
    </w:lvl>
    <w:lvl w:ilvl="6">
      <w:start w:val="1"/>
      <w:numFmt w:val="decimal"/>
      <w:lvlText w:val="%7."/>
      <w:lvlJc w:val="left"/>
      <w:pPr>
        <w:ind w:left="5040" w:hanging="480"/>
      </w:pPr>
      <w:rPr/>
    </w:lvl>
    <w:lvl w:ilvl="7">
      <w:start w:val="1"/>
      <w:numFmt w:val="lowerLetter"/>
      <w:lvlText w:val="%8."/>
      <w:lvlJc w:val="left"/>
      <w:pPr>
        <w:ind w:left="5760" w:hanging="480"/>
      </w:pPr>
      <w:rPr/>
    </w:lvl>
    <w:lvl w:ilvl="8">
      <w:start w:val="1"/>
      <w:numFmt w:val="lowerRoman"/>
      <w:lvlText w:val="%9."/>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2.png"/><Relationship Id="rId10" Type="http://schemas.openxmlformats.org/officeDocument/2006/relationships/image" Target="media/image3.png"/><Relationship Id="rId21" Type="http://schemas.openxmlformats.org/officeDocument/2006/relationships/image" Target="media/image4.png"/><Relationship Id="rId13" Type="http://schemas.openxmlformats.org/officeDocument/2006/relationships/hyperlink" Target="https://many-speech-analyses.github.io" TargetMode="External"/><Relationship Id="rId12" Type="http://schemas.openxmlformats.org/officeDocument/2006/relationships/hyperlink" Target="https://bit.ly/3AqU1u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osf.io" TargetMode="External"/><Relationship Id="rId15" Type="http://schemas.openxmlformats.org/officeDocument/2006/relationships/hyperlink" Target="https://bit.ly/3Cf3fdm" TargetMode="External"/><Relationship Id="rId14" Type="http://schemas.openxmlformats.org/officeDocument/2006/relationships/hyperlink" Target="https://many-speech-analyses.github.io/suppl/simulations.html" TargetMode="External"/><Relationship Id="rId17" Type="http://schemas.openxmlformats.org/officeDocument/2006/relationships/hyperlink" Target="http://.smallcaps" TargetMode="External"/><Relationship Id="rId16" Type="http://schemas.openxmlformats.org/officeDocument/2006/relationships/hyperlink" Target="https://bit.ly/3Ahawc7" TargetMode="External"/><Relationship Id="rId5" Type="http://schemas.openxmlformats.org/officeDocument/2006/relationships/footnotes" Target="footnotes.xml"/><Relationship Id="rId19" Type="http://schemas.openxmlformats.org/officeDocument/2006/relationships/hyperlink" Target="https://osf.io/3bmcp/" TargetMode="External"/><Relationship Id="rId6" Type="http://schemas.openxmlformats.org/officeDocument/2006/relationships/numbering" Target="numbering.xml"/><Relationship Id="rId18" Type="http://schemas.openxmlformats.org/officeDocument/2006/relationships/hyperlink" Target="https://osf.io/3bmcp/" TargetMode="External"/><Relationship Id="rId7" Type="http://schemas.openxmlformats.org/officeDocument/2006/relationships/styles" Target="styles.xml"/><Relationship Id="rId8" Type="http://schemas.openxmlformats.org/officeDocument/2006/relationships/hyperlink" Target="https://github.com/many-speech-analyses/many_analyses/blob/main/RR_manuscript/Draft_RR.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bit.ly/3Ahawc7" TargetMode="External"/><Relationship Id="rId2" Type="http://schemas.openxmlformats.org/officeDocument/2006/relationships/hyperlink" Target="https://bit.ly/3Agd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